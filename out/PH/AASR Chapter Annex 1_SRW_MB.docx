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8"/>
          <w:szCs w:val="28"/>
          <w:lang w:val="en-GB"/>
        </w:rPr>
      </w:pPr>
      <w:r>
        <w:rPr>
          <w:rFonts w:ascii="Times New Roman" w:hAnsi="Times New Roman" w:cs="Times New Roman"/>
          <w:sz w:val="28"/>
          <w:szCs w:val="28"/>
          <w:lang w:val="en-GB"/>
        </w:rPr>
        <w:t>CHAPTER 1</w:t>
      </w:r>
    </w:p>
    <w:p>
      <w:pPr>
        <w:jc w:val="center"/>
        <w:rPr>
          <w:rFonts w:ascii="Times New Roman" w:hAnsi="Times New Roman" w:cs="Times New Roman"/>
          <w:sz w:val="28"/>
          <w:szCs w:val="28"/>
          <w:lang w:val="en-GB"/>
        </w:rPr>
      </w:pPr>
      <w:r>
        <w:rPr>
          <w:rFonts w:ascii="Times New Roman" w:hAnsi="Times New Roman" w:cs="Times New Roman"/>
          <w:sz w:val="28"/>
          <w:szCs w:val="28"/>
          <w:lang w:val="en-GB"/>
        </w:rPr>
        <w:t>ANNEX I</w:t>
      </w:r>
    </w:p>
    <w:p>
      <w:pPr>
        <w:jc w:val="center"/>
        <w:rPr>
          <w:rFonts w:ascii="Times New Roman" w:hAnsi="Times New Roman" w:cs="Times New Roman"/>
          <w:b/>
          <w:i/>
          <w:sz w:val="28"/>
          <w:szCs w:val="28"/>
          <w:lang w:val="en-GB"/>
        </w:rPr>
      </w:pPr>
    </w:p>
    <w:p>
      <w:pPr>
        <w:jc w:val="center"/>
        <w:rPr>
          <w:rFonts w:ascii="Times New Roman" w:hAnsi="Times New Roman" w:cs="Times New Roman"/>
          <w:b/>
          <w:i/>
          <w:sz w:val="28"/>
          <w:szCs w:val="28"/>
          <w:lang w:val="en-GB"/>
        </w:rPr>
      </w:pPr>
      <w:r>
        <w:rPr>
          <w:rFonts w:ascii="Times New Roman" w:hAnsi="Times New Roman" w:cs="Times New Roman"/>
          <w:b/>
          <w:i/>
          <w:sz w:val="28"/>
          <w:szCs w:val="28"/>
          <w:lang w:val="en-GB"/>
        </w:rPr>
        <w:t>Operationalizing the Typology of Small Farm Households</w:t>
      </w:r>
    </w:p>
    <w:p>
      <w:pPr>
        <w:jc w:val="center"/>
        <w:rPr>
          <w:rFonts w:ascii="Times New Roman" w:hAnsi="Times New Roman" w:cs="Times New Roman"/>
          <w:b/>
          <w:i/>
          <w:sz w:val="28"/>
          <w:szCs w:val="28"/>
          <w:lang w:val="en-GB"/>
        </w:rPr>
      </w:pPr>
    </w:p>
    <w:p>
      <w:pPr>
        <w:jc w:val="center"/>
        <w:rPr>
          <w:rFonts w:ascii="Times New Roman" w:hAnsi="Times New Roman" w:cs="Times New Roman"/>
          <w:lang w:val="en-GB"/>
        </w:rPr>
      </w:pPr>
      <w:r>
        <w:rPr>
          <w:rFonts w:ascii="Times New Roman" w:hAnsi="Times New Roman" w:cs="Times New Roman"/>
          <w:lang w:val="en-GB"/>
        </w:rPr>
        <w:t>Prepared by Peter Hazell, Stanley Wood, Bhramar Dey, and Melanie Bacou</w:t>
      </w:r>
    </w:p>
    <w:p>
      <w:pPr>
        <w:jc w:val="center"/>
        <w:rPr>
          <w:rFonts w:ascii="Times New Roman" w:hAnsi="Times New Roman" w:cs="Times New Roman"/>
          <w:lang w:val="en-GB"/>
        </w:rPr>
      </w:pPr>
    </w:p>
    <w:p>
      <w:pPr>
        <w:rPr>
          <w:rFonts w:ascii="Times New Roman" w:hAnsi="Times New Roman" w:cs="Times New Roman"/>
          <w:lang w:val="en-GB"/>
        </w:rPr>
      </w:pPr>
      <w:r>
        <w:rPr>
          <w:rFonts w:ascii="Times New Roman" w:hAnsi="Times New Roman" w:cs="Times New Roman"/>
          <w:lang w:val="en-GB"/>
        </w:rPr>
        <w:t xml:space="preserve">This annex aims to show how the small farm typology described in this chapter can be operationalized to segment farms in practice. It uses household survey data to classify farms and quantify their relative importance and household characteristics, and spatial mapping techniques to identify </w:t>
      </w:r>
      <w:ins w:id="4" w:author="Stanley Wood" w:date="2017-07-30T18:23:00Z">
        <w:r>
          <w:rPr>
            <w:rFonts w:ascii="Times New Roman" w:hAnsi="Times New Roman" w:cs="Times New Roman"/>
            <w:lang w:val="en-GB"/>
          </w:rPr>
          <w:t xml:space="preserve">geographic </w:t>
        </w:r>
      </w:ins>
      <w:r>
        <w:rPr>
          <w:rFonts w:ascii="Times New Roman" w:hAnsi="Times New Roman" w:cs="Times New Roman"/>
          <w:lang w:val="en-GB"/>
        </w:rPr>
        <w:t xml:space="preserve">areas </w:t>
      </w:r>
      <w:del w:id="5" w:author="Stanley Wood" w:date="2017-07-30T18:24:00Z">
        <w:r>
          <w:rPr>
            <w:rFonts w:ascii="Times New Roman" w:hAnsi="Times New Roman" w:cs="Times New Roman"/>
            <w:lang w:val="en-GB"/>
          </w:rPr>
          <w:delText xml:space="preserve">on maps </w:delText>
        </w:r>
      </w:del>
      <w:r>
        <w:rPr>
          <w:rFonts w:ascii="Times New Roman" w:hAnsi="Times New Roman" w:cs="Times New Roman"/>
          <w:lang w:val="en-GB"/>
        </w:rPr>
        <w:t xml:space="preserve">where the different types of households are likely to be concentrated. </w:t>
      </w:r>
    </w:p>
    <w:p>
      <w:pPr>
        <w:rPr>
          <w:rFonts w:ascii="Times New Roman" w:hAnsi="Times New Roman" w:cs="Times New Roman"/>
          <w:lang w:val="en-GB"/>
        </w:rPr>
      </w:pPr>
    </w:p>
    <w:p>
      <w:pPr>
        <w:rPr>
          <w:rFonts w:ascii="Times New Roman" w:hAnsi="Times New Roman" w:cs="Times New Roman"/>
          <w:lang w:val="en-GB"/>
        </w:rPr>
      </w:pPr>
      <w:r>
        <w:rPr>
          <w:rFonts w:ascii="Times New Roman" w:hAnsi="Times New Roman" w:cs="Times New Roman"/>
          <w:lang w:val="en-GB"/>
        </w:rPr>
        <w:t xml:space="preserve">The analysis uses recent </w:t>
      </w:r>
      <w:ins w:id="6" w:author="Stanley Wood" w:date="2017-07-30T18:24:00Z">
        <w:r>
          <w:rPr>
            <w:rFonts w:ascii="Times New Roman" w:hAnsi="Times New Roman" w:cs="Times New Roman"/>
            <w:lang w:val="en-GB"/>
          </w:rPr>
          <w:t xml:space="preserve">household </w:t>
        </w:r>
      </w:ins>
      <w:ins w:id="7" w:author="Stanley Wood" w:date="2017-07-30T18:25:00Z">
        <w:r>
          <w:rPr>
            <w:rFonts w:ascii="Times New Roman" w:hAnsi="Times New Roman" w:cs="Times New Roman"/>
            <w:lang w:val="en-GB"/>
          </w:rPr>
          <w:t xml:space="preserve">survey </w:t>
        </w:r>
      </w:ins>
      <w:del w:id="8" w:author="Stanley Wood" w:date="2017-07-30T18:24:00Z">
        <w:r>
          <w:rPr>
            <w:rFonts w:ascii="Times New Roman" w:hAnsi="Times New Roman" w:cs="Times New Roman"/>
            <w:lang w:val="en-GB"/>
          </w:rPr>
          <w:delText xml:space="preserve">living standard measurement survey (LSMS) </w:delText>
        </w:r>
      </w:del>
      <w:r>
        <w:rPr>
          <w:rFonts w:ascii="Times New Roman" w:hAnsi="Times New Roman" w:cs="Times New Roman"/>
          <w:lang w:val="en-GB"/>
        </w:rPr>
        <w:t>data from Ghana</w:t>
      </w:r>
      <w:ins w:id="9" w:author="Stanley Wood" w:date="2017-07-30T18:26:00Z">
        <w:r>
          <w:rPr>
            <w:rFonts w:ascii="Times New Roman" w:hAnsi="Times New Roman" w:cs="Times New Roman"/>
            <w:lang w:val="en-GB"/>
          </w:rPr>
          <w:t xml:space="preserve"> (Ghana Living Standard Survey</w:t>
        </w:r>
      </w:ins>
      <w:ins w:id="10" w:author="BACOU, Melanie" w:date="2017-07-30T22:43:29Z">
        <w:r>
          <w:rPr>
            <w:rFonts w:ascii="Times New Roman" w:hAnsi="Times New Roman" w:cs="Times New Roman"/>
          </w:rPr>
          <w:t xml:space="preserve"> 2012</w:t>
        </w:r>
      </w:ins>
      <w:ins w:id="11" w:author="BACOU, Melanie" w:date="2017-07-30T22:43:30Z">
        <w:r>
          <w:rPr>
            <w:rFonts w:ascii="Times New Roman" w:hAnsi="Times New Roman" w:cs="Times New Roman"/>
          </w:rPr>
          <w:t>/</w:t>
        </w:r>
      </w:ins>
      <w:ins w:id="12" w:author="BACOU, Melanie" w:date="2017-07-30T22:43:32Z">
        <w:r>
          <w:rPr>
            <w:rFonts w:ascii="Times New Roman" w:hAnsi="Times New Roman" w:cs="Times New Roman"/>
          </w:rPr>
          <w:t>201</w:t>
        </w:r>
      </w:ins>
      <w:ins w:id="13" w:author="BACOU, Melanie" w:date="2017-07-30T22:43:39Z">
        <w:r>
          <w:rPr>
            <w:rFonts w:ascii="Times New Roman" w:hAnsi="Times New Roman" w:cs="Times New Roman"/>
          </w:rPr>
          <w:t>3</w:t>
        </w:r>
      </w:ins>
      <w:ins w:id="14" w:author="Stanley Wood" w:date="2017-07-30T18:26:00Z">
        <w:r>
          <w:rPr>
            <w:rFonts w:ascii="Times New Roman" w:hAnsi="Times New Roman" w:cs="Times New Roman"/>
            <w:lang w:val="en-GB"/>
          </w:rPr>
          <w:t>)</w:t>
        </w:r>
      </w:ins>
      <w:r>
        <w:rPr>
          <w:rFonts w:ascii="Times New Roman" w:hAnsi="Times New Roman" w:cs="Times New Roman"/>
          <w:lang w:val="en-GB"/>
        </w:rPr>
        <w:t xml:space="preserve">, Ethiopia </w:t>
      </w:r>
      <w:ins w:id="15" w:author="Stanley Wood" w:date="2017-07-30T18:26:00Z">
        <w:r>
          <w:rPr>
            <w:rFonts w:ascii="Times New Roman" w:hAnsi="Times New Roman" w:cs="Times New Roman"/>
            <w:lang w:val="en-GB"/>
          </w:rPr>
          <w:t>(Ethiopia Socioecon</w:t>
        </w:r>
      </w:ins>
      <w:ins w:id="16" w:author="Stanley Wood" w:date="2017-07-30T18:27:00Z">
        <w:r>
          <w:rPr>
            <w:rFonts w:ascii="Times New Roman" w:hAnsi="Times New Roman" w:cs="Times New Roman"/>
            <w:lang w:val="en-GB"/>
          </w:rPr>
          <w:t>o</w:t>
        </w:r>
      </w:ins>
      <w:ins w:id="17" w:author="Stanley Wood" w:date="2017-07-30T18:26:00Z">
        <w:r>
          <w:rPr>
            <w:rFonts w:ascii="Times New Roman" w:hAnsi="Times New Roman" w:cs="Times New Roman"/>
            <w:lang w:val="en-GB"/>
          </w:rPr>
          <w:t>m</w:t>
        </w:r>
      </w:ins>
      <w:ins w:id="18" w:author="Stanley Wood" w:date="2017-07-30T18:27:00Z">
        <w:r>
          <w:rPr>
            <w:rFonts w:ascii="Times New Roman" w:hAnsi="Times New Roman" w:cs="Times New Roman"/>
            <w:lang w:val="en-GB"/>
          </w:rPr>
          <w:t>i</w:t>
        </w:r>
      </w:ins>
      <w:ins w:id="19" w:author="Stanley Wood" w:date="2017-07-30T18:26:00Z">
        <w:r>
          <w:rPr>
            <w:rFonts w:ascii="Times New Roman" w:hAnsi="Times New Roman" w:cs="Times New Roman"/>
            <w:lang w:val="en-GB"/>
          </w:rPr>
          <w:t>c Survey</w:t>
        </w:r>
      </w:ins>
      <w:ins w:id="20" w:author="BACOU, Melanie" w:date="2017-07-30T22:45:08Z">
        <w:r>
          <w:rPr>
            <w:rFonts w:ascii="Times New Roman" w:hAnsi="Times New Roman" w:cs="Times New Roman"/>
          </w:rPr>
          <w:t xml:space="preserve"> 201</w:t>
        </w:r>
      </w:ins>
      <w:ins w:id="21" w:author="BACOU, Melanie" w:date="2017-07-30T22:45:09Z">
        <w:r>
          <w:rPr>
            <w:rFonts w:ascii="Times New Roman" w:hAnsi="Times New Roman" w:cs="Times New Roman"/>
          </w:rPr>
          <w:t>5/</w:t>
        </w:r>
      </w:ins>
      <w:ins w:id="22" w:author="BACOU, Melanie" w:date="2017-07-30T22:45:12Z">
        <w:r>
          <w:rPr>
            <w:rFonts w:ascii="Times New Roman" w:hAnsi="Times New Roman" w:cs="Times New Roman"/>
          </w:rPr>
          <w:t>2</w:t>
        </w:r>
      </w:ins>
      <w:ins w:id="23" w:author="BACOU, Melanie" w:date="2017-07-30T22:45:13Z">
        <w:r>
          <w:rPr>
            <w:rFonts w:ascii="Times New Roman" w:hAnsi="Times New Roman" w:cs="Times New Roman"/>
          </w:rPr>
          <w:t>0</w:t>
        </w:r>
      </w:ins>
      <w:ins w:id="24" w:author="BACOU, Melanie" w:date="2017-07-30T22:45:09Z">
        <w:r>
          <w:rPr>
            <w:rFonts w:ascii="Times New Roman" w:hAnsi="Times New Roman" w:cs="Times New Roman"/>
          </w:rPr>
          <w:t>1</w:t>
        </w:r>
      </w:ins>
      <w:ins w:id="25" w:author="BACOU, Melanie" w:date="2017-07-30T22:45:10Z">
        <w:r>
          <w:rPr>
            <w:rFonts w:ascii="Times New Roman" w:hAnsi="Times New Roman" w:cs="Times New Roman"/>
          </w:rPr>
          <w:t>6</w:t>
        </w:r>
      </w:ins>
      <w:ins w:id="26" w:author="Stanley Wood" w:date="2017-07-30T18:26:00Z">
        <w:r>
          <w:rPr>
            <w:rFonts w:ascii="Times New Roman" w:hAnsi="Times New Roman" w:cs="Times New Roman"/>
            <w:lang w:val="en-GB"/>
          </w:rPr>
          <w:t xml:space="preserve">) </w:t>
        </w:r>
      </w:ins>
      <w:r>
        <w:rPr>
          <w:rFonts w:ascii="Times New Roman" w:hAnsi="Times New Roman" w:cs="Times New Roman"/>
          <w:lang w:val="en-GB"/>
        </w:rPr>
        <w:t xml:space="preserve">and Tanzania </w:t>
      </w:r>
      <w:ins w:id="27" w:author="Stanley Wood" w:date="2017-07-30T18:27:00Z">
        <w:r>
          <w:rPr>
            <w:rFonts w:ascii="Times New Roman" w:hAnsi="Times New Roman" w:cs="Times New Roman"/>
            <w:lang w:val="en-GB"/>
          </w:rPr>
          <w:t xml:space="preserve">(Tanzania </w:t>
        </w:r>
      </w:ins>
      <w:ins w:id="28" w:author="Stanley Wood" w:date="2017-07-30T18:28:00Z">
        <w:r>
          <w:rPr>
            <w:rFonts w:ascii="Times New Roman" w:hAnsi="Times New Roman" w:cs="Times New Roman"/>
            <w:lang w:val="en-GB"/>
          </w:rPr>
          <w:t>National Panel Survey</w:t>
        </w:r>
      </w:ins>
      <w:ins w:id="29" w:author="BACOU, Melanie" w:date="2017-07-30T22:44:47Z">
        <w:r>
          <w:rPr>
            <w:rFonts w:ascii="Times New Roman" w:hAnsi="Times New Roman" w:cs="Times New Roman"/>
          </w:rPr>
          <w:t xml:space="preserve"> 201</w:t>
        </w:r>
      </w:ins>
      <w:ins w:id="30" w:author="BACOU, Melanie" w:date="2017-07-30T22:44:48Z">
        <w:r>
          <w:rPr>
            <w:rFonts w:ascii="Times New Roman" w:hAnsi="Times New Roman" w:cs="Times New Roman"/>
          </w:rPr>
          <w:t>2/</w:t>
        </w:r>
      </w:ins>
      <w:ins w:id="31" w:author="BACOU, Melanie" w:date="2017-07-30T22:45:15Z">
        <w:r>
          <w:rPr>
            <w:rFonts w:ascii="Times New Roman" w:hAnsi="Times New Roman" w:cs="Times New Roman"/>
          </w:rPr>
          <w:t>2</w:t>
        </w:r>
      </w:ins>
      <w:ins w:id="32" w:author="BACOU, Melanie" w:date="2017-07-30T22:45:16Z">
        <w:r>
          <w:rPr>
            <w:rFonts w:ascii="Times New Roman" w:hAnsi="Times New Roman" w:cs="Times New Roman"/>
          </w:rPr>
          <w:t>0</w:t>
        </w:r>
      </w:ins>
      <w:ins w:id="33" w:author="BACOU, Melanie" w:date="2017-07-30T22:44:48Z">
        <w:r>
          <w:rPr>
            <w:rFonts w:ascii="Times New Roman" w:hAnsi="Times New Roman" w:cs="Times New Roman"/>
          </w:rPr>
          <w:t>13</w:t>
        </w:r>
      </w:ins>
      <w:ins w:id="34" w:author="Stanley Wood" w:date="2017-07-30T18:28:00Z">
        <w:r>
          <w:rPr>
            <w:rFonts w:ascii="Times New Roman" w:hAnsi="Times New Roman" w:cs="Times New Roman"/>
            <w:lang w:val="en-GB"/>
          </w:rPr>
          <w:t xml:space="preserve">) </w:t>
        </w:r>
      </w:ins>
      <w:r>
        <w:rPr>
          <w:rFonts w:ascii="Times New Roman" w:hAnsi="Times New Roman" w:cs="Times New Roman"/>
          <w:lang w:val="en-GB"/>
        </w:rPr>
        <w:t>to demonstrate the approach.</w:t>
      </w:r>
      <w:ins w:id="35" w:author="Stanley Wood" w:date="2017-07-30T18:29:00Z">
        <w:r>
          <w:rPr>
            <w:rStyle w:val="5"/>
            <w:rFonts w:ascii="Times New Roman" w:hAnsi="Times New Roman" w:cs="Times New Roman"/>
            <w:lang w:val="en-GB"/>
          </w:rPr>
          <w:footnoteReference w:id="0"/>
        </w:r>
      </w:ins>
      <w:r>
        <w:rPr>
          <w:rFonts w:ascii="Times New Roman" w:hAnsi="Times New Roman" w:cs="Times New Roman"/>
          <w:lang w:val="en-GB"/>
        </w:rPr>
        <w:t xml:space="preserve"> Data on the share of crop production sold, and the share of nonfarm income in total income, are used to segment the households into the five groups described in Table 1 of the chapter. Small farms are defined as having 4 ha or less of agricultural land. </w:t>
      </w:r>
      <w:ins w:id="36" w:author="Stanley Wood" w:date="2017-07-30T18:41:00Z">
        <w:r>
          <w:rPr>
            <w:rFonts w:ascii="Times New Roman" w:hAnsi="Times New Roman" w:cs="Times New Roman"/>
            <w:lang w:val="en-GB"/>
          </w:rPr>
          <w:t xml:space="preserve">Common </w:t>
        </w:r>
      </w:ins>
      <w:del w:id="37" w:author="Stanley Wood" w:date="2017-07-30T18:41:00Z">
        <w:r>
          <w:rPr>
            <w:rFonts w:ascii="Times New Roman" w:hAnsi="Times New Roman" w:cs="Times New Roman"/>
            <w:lang w:val="en-GB"/>
          </w:rPr>
          <w:delText>B</w:delText>
        </w:r>
      </w:del>
      <w:ins w:id="38" w:author="Stanley Wood" w:date="2017-07-30T18:41:00Z">
        <w:r>
          <w:rPr>
            <w:rFonts w:ascii="Times New Roman" w:hAnsi="Times New Roman" w:cs="Times New Roman"/>
            <w:lang w:val="en-GB"/>
          </w:rPr>
          <w:t>b</w:t>
        </w:r>
      </w:ins>
      <w:r>
        <w:rPr>
          <w:rFonts w:ascii="Times New Roman" w:hAnsi="Times New Roman" w:cs="Times New Roman"/>
          <w:lang w:val="en-GB"/>
        </w:rPr>
        <w:t>oundary value</w:t>
      </w:r>
      <w:ins w:id="39" w:author="Stanley Wood" w:date="2017-07-30T18:32:00Z">
        <w:r>
          <w:rPr>
            <w:rFonts w:ascii="Times New Roman" w:hAnsi="Times New Roman" w:cs="Times New Roman"/>
            <w:lang w:val="en-GB"/>
          </w:rPr>
          <w:t xml:space="preserve"> choice</w:t>
        </w:r>
      </w:ins>
      <w:r>
        <w:rPr>
          <w:rFonts w:ascii="Times New Roman" w:hAnsi="Times New Roman" w:cs="Times New Roman"/>
          <w:lang w:val="en-GB"/>
        </w:rPr>
        <w:t xml:space="preserve">s </w:t>
      </w:r>
      <w:del w:id="40" w:author="Stanley Wood" w:date="2017-07-30T18:35:00Z">
        <w:r>
          <w:rPr>
            <w:rFonts w:ascii="Times New Roman" w:hAnsi="Times New Roman" w:cs="Times New Roman"/>
            <w:lang w:val="en-GB"/>
          </w:rPr>
          <w:delText xml:space="preserve">for segmenting </w:delText>
        </w:r>
      </w:del>
      <w:r>
        <w:rPr>
          <w:rFonts w:ascii="Times New Roman" w:hAnsi="Times New Roman" w:cs="Times New Roman"/>
          <w:lang w:val="en-GB"/>
        </w:rPr>
        <w:t xml:space="preserve">between </w:t>
      </w:r>
      <w:ins w:id="41" w:author="Stanley Wood" w:date="2017-07-30T18:35:00Z">
        <w:r>
          <w:rPr>
            <w:rFonts w:ascii="Times New Roman" w:hAnsi="Times New Roman" w:cs="Times New Roman"/>
            <w:lang w:val="en-GB"/>
          </w:rPr>
          <w:t xml:space="preserve">the different </w:t>
        </w:r>
      </w:ins>
      <w:r>
        <w:rPr>
          <w:rFonts w:ascii="Times New Roman" w:hAnsi="Times New Roman" w:cs="Times New Roman"/>
          <w:lang w:val="en-GB"/>
        </w:rPr>
        <w:t>nonfarm income share</w:t>
      </w:r>
      <w:ins w:id="42" w:author="Stanley Wood" w:date="2017-07-30T18:32:00Z">
        <w:r>
          <w:rPr>
            <w:rFonts w:ascii="Times New Roman" w:hAnsi="Times New Roman" w:cs="Times New Roman"/>
            <w:lang w:val="en-GB"/>
          </w:rPr>
          <w:t xml:space="preserve"> </w:t>
        </w:r>
      </w:ins>
      <w:del w:id="43" w:author="Stanley Wood" w:date="2017-07-30T18:32:00Z">
        <w:r>
          <w:rPr>
            <w:rFonts w:ascii="Times New Roman" w:hAnsi="Times New Roman" w:cs="Times New Roman"/>
            <w:lang w:val="en-GB"/>
          </w:rPr>
          <w:delText xml:space="preserve">s </w:delText>
        </w:r>
      </w:del>
      <w:r>
        <w:rPr>
          <w:rFonts w:ascii="Times New Roman" w:hAnsi="Times New Roman" w:cs="Times New Roman"/>
          <w:lang w:val="en-GB"/>
        </w:rPr>
        <w:t xml:space="preserve">and </w:t>
      </w:r>
      <w:del w:id="44" w:author="Stanley Wood" w:date="2017-07-30T18:38:00Z">
        <w:r>
          <w:rPr>
            <w:rFonts w:ascii="Times New Roman" w:hAnsi="Times New Roman" w:cs="Times New Roman"/>
            <w:lang w:val="en-GB"/>
          </w:rPr>
          <w:delText xml:space="preserve">between </w:delText>
        </w:r>
      </w:del>
      <w:r>
        <w:rPr>
          <w:rFonts w:ascii="Times New Roman" w:hAnsi="Times New Roman" w:cs="Times New Roman"/>
          <w:lang w:val="en-GB"/>
        </w:rPr>
        <w:t>crop sale share</w:t>
      </w:r>
      <w:ins w:id="45" w:author="Stanley Wood" w:date="2017-07-30T18:33:00Z">
        <w:r>
          <w:rPr>
            <w:rFonts w:ascii="Times New Roman" w:hAnsi="Times New Roman" w:cs="Times New Roman"/>
            <w:lang w:val="en-GB"/>
          </w:rPr>
          <w:t xml:space="preserve"> </w:t>
        </w:r>
      </w:ins>
      <w:ins w:id="46" w:author="Stanley Wood" w:date="2017-07-30T18:35:00Z">
        <w:r>
          <w:rPr>
            <w:rFonts w:ascii="Times New Roman" w:hAnsi="Times New Roman" w:cs="Times New Roman"/>
            <w:lang w:val="en-GB"/>
          </w:rPr>
          <w:t xml:space="preserve">segments </w:t>
        </w:r>
      </w:ins>
      <w:del w:id="47" w:author="Stanley Wood" w:date="2017-07-30T18:33:00Z">
        <w:r>
          <w:rPr>
            <w:rFonts w:ascii="Times New Roman" w:hAnsi="Times New Roman" w:cs="Times New Roman"/>
            <w:lang w:val="en-GB"/>
          </w:rPr>
          <w:delText xml:space="preserve">s </w:delText>
        </w:r>
      </w:del>
      <w:r>
        <w:rPr>
          <w:rFonts w:ascii="Times New Roman" w:hAnsi="Times New Roman" w:cs="Times New Roman"/>
          <w:lang w:val="en-GB"/>
        </w:rPr>
        <w:t xml:space="preserve">were determined </w:t>
      </w:r>
      <w:ins w:id="48" w:author="Stanley Wood" w:date="2017-07-30T18:36:00Z">
        <w:r>
          <w:rPr>
            <w:rFonts w:ascii="Times New Roman" w:hAnsi="Times New Roman" w:cs="Times New Roman"/>
            <w:lang w:val="en-GB"/>
          </w:rPr>
          <w:t>iteratively</w:t>
        </w:r>
      </w:ins>
      <w:ins w:id="49" w:author="Stanley Wood" w:date="2017-07-30T18:39:00Z">
        <w:r>
          <w:rPr>
            <w:rFonts w:ascii="Times New Roman" w:hAnsi="Times New Roman" w:cs="Times New Roman"/>
            <w:lang w:val="en-GB"/>
          </w:rPr>
          <w:t xml:space="preserve"> </w:t>
        </w:r>
      </w:ins>
      <w:ins w:id="50" w:author="Stanley Wood" w:date="2017-07-30T18:42:00Z">
        <w:r>
          <w:rPr>
            <w:rFonts w:ascii="Times New Roman" w:hAnsi="Times New Roman" w:cs="Times New Roman"/>
            <w:lang w:val="en-GB"/>
          </w:rPr>
          <w:t xml:space="preserve">through </w:t>
        </w:r>
      </w:ins>
      <w:ins w:id="51" w:author="Stanley Wood" w:date="2017-07-30T18:41:00Z">
        <w:r>
          <w:rPr>
            <w:rFonts w:ascii="Times New Roman" w:hAnsi="Times New Roman" w:cs="Times New Roman"/>
            <w:lang w:val="en-GB"/>
          </w:rPr>
          <w:t>cross-country comparison</w:t>
        </w:r>
      </w:ins>
      <w:del w:id="52" w:author="Stanley Wood" w:date="2017-07-30T18:36:00Z">
        <w:r>
          <w:rPr>
            <w:rFonts w:ascii="Times New Roman" w:hAnsi="Times New Roman" w:cs="Times New Roman"/>
            <w:lang w:val="en-GB"/>
          </w:rPr>
          <w:delText>on a trial and error basis</w:delText>
        </w:r>
      </w:del>
      <w:r>
        <w:rPr>
          <w:rFonts w:ascii="Times New Roman" w:hAnsi="Times New Roman" w:cs="Times New Roman"/>
          <w:lang w:val="en-GB"/>
        </w:rPr>
        <w:t xml:space="preserve">, leading to the results in Table A.1. </w:t>
      </w:r>
    </w:p>
    <w:p>
      <w:pPr>
        <w:rPr>
          <w:rFonts w:ascii="Times New Roman" w:hAnsi="Times New Roman" w:cs="Times New Roman"/>
          <w:lang w:val="en-GB"/>
        </w:rPr>
      </w:pPr>
    </w:p>
    <w:p>
      <w:pPr>
        <w:rPr>
          <w:rFonts w:ascii="Times New Roman" w:hAnsi="Times New Roman" w:cs="Times New Roman"/>
          <w:lang w:val="en-GB"/>
        </w:rPr>
      </w:pPr>
      <w:r>
        <w:rPr>
          <w:rFonts w:ascii="Times New Roman" w:hAnsi="Times New Roman" w:cs="Times New Roman"/>
          <w:lang w:val="en-GB"/>
        </w:rPr>
        <w:t>Table A.1: Composition of small far</w:t>
      </w:r>
      <w:r>
        <w:rPr>
          <w:rFonts w:asciiTheme="minorHAnsi" w:hAnsiTheme="minorHAnsi" w:cstheme="minorBidi"/>
          <w:lang w:val="en-GB"/>
        </w:rPr>
        <w:t xml:space="preserve">ms </w:t>
      </w:r>
      <w:r>
        <w:rPr>
          <w:rFonts w:asciiTheme="minorHAnsi" w:hAnsiTheme="minorHAnsi" w:cstheme="minorBidi"/>
          <w:sz w:val="24"/>
          <w:szCs w:val="24"/>
        </w:rPr>
        <w:t xml:space="preserve">≤ 4 ha </w:t>
      </w:r>
      <w:r>
        <w:rPr>
          <w:rFonts w:asciiTheme="minorHAnsi" w:hAnsiTheme="minorHAnsi" w:cstheme="minorBidi"/>
          <w:lang w:val="en-GB"/>
        </w:rPr>
        <w:t>by t</w:t>
      </w:r>
      <w:r>
        <w:rPr>
          <w:rFonts w:ascii="Times New Roman" w:hAnsi="Times New Roman" w:cs="Times New Roman"/>
          <w:lang w:val="en-GB"/>
        </w:rPr>
        <w:t>ype of livelihood strategy, Ghana, Ethiopia and Tanzania</w:t>
      </w:r>
    </w:p>
    <w:tbl>
      <w:tblPr>
        <w:tblStyle w:val="9"/>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033"/>
        <w:gridCol w:w="2034"/>
        <w:gridCol w:w="2034"/>
      </w:tblGrid>
      <w:tr>
        <w:trPr>
          <w:cantSplit/>
        </w:trPr>
        <w:tc>
          <w:tcPr>
            <w:tcW w:w="2415" w:type="dxa"/>
            <w:vMerge w:val="restart"/>
            <w:vAlign w:val="top"/>
          </w:tcPr>
          <w:p>
            <w:pPr>
              <w:jc w:val="center"/>
              <w:rPr>
                <w:rFonts w:ascii="Times New Roman" w:hAnsi="Times New Roman" w:cs="Times New Roman"/>
                <w:sz w:val="22"/>
                <w:szCs w:val="22"/>
              </w:rPr>
            </w:pPr>
            <w:r>
              <w:rPr>
                <w:rFonts w:ascii="Times New Roman" w:hAnsi="Times New Roman" w:cs="Times New Roman"/>
                <w:sz w:val="22"/>
                <w:szCs w:val="22"/>
              </w:rPr>
              <w:t>Nonfarm income</w:t>
            </w:r>
          </w:p>
          <w:p>
            <w:pPr>
              <w:jc w:val="center"/>
              <w:rPr>
                <w:rFonts w:ascii="Times New Roman" w:hAnsi="Times New Roman" w:cs="Times New Roman"/>
                <w:lang w:val="en-GB"/>
              </w:rPr>
            </w:pPr>
            <w:r>
              <w:rPr>
                <w:rFonts w:ascii="Times New Roman" w:hAnsi="Times New Roman" w:cs="Times New Roman"/>
                <w:sz w:val="22"/>
                <w:szCs w:val="22"/>
              </w:rPr>
              <w:t>as share of total household income</w:t>
            </w:r>
          </w:p>
        </w:tc>
        <w:tc>
          <w:tcPr>
            <w:tcW w:w="6101" w:type="dxa"/>
            <w:gridSpan w:val="3"/>
            <w:vAlign w:val="top"/>
          </w:tcPr>
          <w:p>
            <w:pPr>
              <w:jc w:val="center"/>
              <w:rPr>
                <w:rFonts w:ascii="Times New Roman" w:hAnsi="Times New Roman" w:cs="Times New Roman"/>
                <w:lang w:val="en-GB"/>
              </w:rPr>
            </w:pPr>
            <w:r>
              <w:rPr>
                <w:rFonts w:ascii="Times New Roman" w:hAnsi="Times New Roman" w:cs="Times New Roman"/>
                <w:sz w:val="22"/>
                <w:szCs w:val="22"/>
              </w:rPr>
              <w:t xml:space="preserve">Share of crop production sold </w:t>
            </w:r>
          </w:p>
        </w:tc>
      </w:tr>
      <w:tr>
        <w:trPr>
          <w:cantSplit/>
        </w:trPr>
        <w:tc>
          <w:tcPr>
            <w:tcW w:w="2415" w:type="dxa"/>
            <w:vMerge w:val="continue"/>
            <w:vAlign w:val="top"/>
          </w:tcPr>
          <w:p>
            <w:pPr>
              <w:rPr>
                <w:rFonts w:ascii="Times New Roman" w:hAnsi="Times New Roman" w:cs="Times New Roman"/>
                <w:lang w:val="en-GB"/>
              </w:rPr>
            </w:pPr>
          </w:p>
        </w:tc>
        <w:tc>
          <w:tcPr>
            <w:tcW w:w="2033" w:type="dxa"/>
            <w:vAlign w:val="top"/>
          </w:tcPr>
          <w:p>
            <w:pPr>
              <w:jc w:val="center"/>
              <w:rPr>
                <w:rFonts w:ascii="Times New Roman" w:hAnsi="Times New Roman" w:cs="Times New Roman"/>
                <w:sz w:val="22"/>
                <w:szCs w:val="22"/>
              </w:rPr>
            </w:pPr>
            <w:r>
              <w:rPr>
                <w:rFonts w:ascii="Times New Roman" w:hAnsi="Times New Roman" w:cs="Times New Roman"/>
                <w:sz w:val="22"/>
                <w:szCs w:val="22"/>
              </w:rPr>
              <w:t xml:space="preserve">Low </w:t>
            </w:r>
          </w:p>
          <w:p>
            <w:pPr>
              <w:jc w:val="center"/>
              <w:rPr>
                <w:rFonts w:ascii="Times New Roman" w:hAnsi="Times New Roman" w:cs="Times New Roman"/>
                <w:lang w:val="en-GB"/>
              </w:rPr>
            </w:pPr>
            <w:r>
              <w:rPr>
                <w:rFonts w:ascii="Times New Roman" w:hAnsi="Times New Roman" w:cs="Times New Roman"/>
                <w:sz w:val="22"/>
                <w:szCs w:val="22"/>
              </w:rPr>
              <w:t>(≤ 5%)</w:t>
            </w:r>
          </w:p>
        </w:tc>
        <w:tc>
          <w:tcPr>
            <w:tcW w:w="2034" w:type="dxa"/>
            <w:vAlign w:val="top"/>
          </w:tcPr>
          <w:p>
            <w:pPr>
              <w:jc w:val="center"/>
              <w:rPr>
                <w:rFonts w:ascii="Times New Roman" w:hAnsi="Times New Roman" w:cs="Times New Roman"/>
                <w:sz w:val="22"/>
                <w:szCs w:val="22"/>
              </w:rPr>
            </w:pPr>
            <w:r>
              <w:rPr>
                <w:rFonts w:ascii="Times New Roman" w:hAnsi="Times New Roman" w:cs="Times New Roman"/>
                <w:sz w:val="22"/>
                <w:szCs w:val="22"/>
              </w:rPr>
              <w:t>Medium</w:t>
            </w:r>
          </w:p>
          <w:p>
            <w:pPr>
              <w:jc w:val="center"/>
              <w:rPr>
                <w:rFonts w:ascii="Times New Roman" w:hAnsi="Times New Roman" w:cs="Times New Roman"/>
                <w:sz w:val="22"/>
                <w:szCs w:val="22"/>
              </w:rPr>
            </w:pPr>
            <w:r>
              <w:rPr>
                <w:rFonts w:ascii="Times New Roman" w:hAnsi="Times New Roman" w:cs="Times New Roman"/>
                <w:sz w:val="22"/>
                <w:szCs w:val="22"/>
              </w:rPr>
              <w:t>(5-50%)</w:t>
            </w:r>
          </w:p>
        </w:tc>
        <w:tc>
          <w:tcPr>
            <w:tcW w:w="2034" w:type="dxa"/>
            <w:vAlign w:val="top"/>
          </w:tcPr>
          <w:p>
            <w:pPr>
              <w:jc w:val="center"/>
              <w:rPr>
                <w:rFonts w:ascii="Times New Roman" w:hAnsi="Times New Roman" w:cs="Times New Roman"/>
                <w:sz w:val="22"/>
                <w:szCs w:val="22"/>
              </w:rPr>
            </w:pPr>
            <w:r>
              <w:rPr>
                <w:rFonts w:ascii="Times New Roman" w:hAnsi="Times New Roman" w:cs="Times New Roman"/>
                <w:sz w:val="22"/>
                <w:szCs w:val="22"/>
              </w:rPr>
              <w:t>High</w:t>
            </w:r>
          </w:p>
          <w:p>
            <w:pPr>
              <w:jc w:val="center"/>
              <w:rPr>
                <w:rFonts w:ascii="Times New Roman" w:hAnsi="Times New Roman" w:cs="Times New Roman"/>
                <w:lang w:val="en-GB"/>
              </w:rPr>
            </w:pPr>
            <w:r>
              <w:rPr>
                <w:rFonts w:ascii="Times New Roman" w:hAnsi="Times New Roman" w:cs="Times New Roman"/>
                <w:sz w:val="22"/>
                <w:szCs w:val="22"/>
              </w:rPr>
              <w:t>(&gt;50%)</w:t>
            </w:r>
          </w:p>
        </w:tc>
      </w:tr>
      <w:tr>
        <w:trPr>
          <w:cantSplit/>
        </w:trPr>
        <w:tc>
          <w:tcPr>
            <w:tcW w:w="8516" w:type="dxa"/>
            <w:gridSpan w:val="4"/>
            <w:vAlign w:val="top"/>
          </w:tcPr>
          <w:p>
            <w:pPr>
              <w:rPr>
                <w:rFonts w:ascii="Times New Roman" w:hAnsi="Times New Roman" w:cs="Times New Roman"/>
                <w:lang w:val="en-GB"/>
              </w:rPr>
            </w:pPr>
            <w:r>
              <w:rPr>
                <w:rFonts w:ascii="Times New Roman" w:hAnsi="Times New Roman" w:cs="Times New Roman"/>
                <w:i/>
                <w:sz w:val="22"/>
                <w:szCs w:val="22"/>
              </w:rPr>
              <w:t xml:space="preserve">Ghana, </w:t>
            </w:r>
            <w:ins w:id="53" w:author="Stanley Wood" w:date="2017-07-30T18:45:00Z">
              <w:r>
                <w:rPr>
                  <w:rFonts w:ascii="Times New Roman" w:hAnsi="Times New Roman" w:cs="Times New Roman"/>
                  <w:i/>
                  <w:sz w:val="22"/>
                  <w:szCs w:val="22"/>
                </w:rPr>
                <w:t xml:space="preserve">GLSS </w:t>
              </w:r>
            </w:ins>
            <w:r>
              <w:rPr>
                <w:rFonts w:ascii="Times New Roman" w:hAnsi="Times New Roman" w:cs="Times New Roman"/>
                <w:i/>
                <w:sz w:val="22"/>
                <w:szCs w:val="22"/>
              </w:rPr>
              <w:t>2012-13 (sample size 7,743)</w:t>
            </w:r>
          </w:p>
        </w:tc>
      </w:tr>
      <w:tr>
        <w:trPr>
          <w:cantSplit/>
        </w:trPr>
        <w:tc>
          <w:tcPr>
            <w:tcW w:w="2415" w:type="dxa"/>
            <w:vAlign w:val="top"/>
          </w:tcPr>
          <w:p>
            <w:pPr>
              <w:rPr>
                <w:rFonts w:ascii="Times New Roman" w:hAnsi="Times New Roman" w:cs="Times New Roman"/>
                <w:lang w:val="en-GB"/>
              </w:rPr>
            </w:pPr>
            <w:r>
              <w:rPr>
                <w:rFonts w:ascii="Times New Roman" w:hAnsi="Times New Roman" w:cs="Times New Roman"/>
                <w:sz w:val="22"/>
                <w:szCs w:val="22"/>
              </w:rPr>
              <w:t>Low (≤ 33%)</w:t>
            </w:r>
          </w:p>
        </w:tc>
        <w:tc>
          <w:tcPr>
            <w:tcW w:w="2033" w:type="dxa"/>
            <w:tcBorders>
              <w:bottom w:val="single" w:color="auto" w:sz="4" w:space="0"/>
            </w:tcBorders>
            <w:shd w:val="clear" w:color="auto" w:fill="FF6600"/>
            <w:vAlign w:val="center"/>
          </w:tcPr>
          <w:p>
            <w:pPr>
              <w:jc w:val="center"/>
              <w:rPr>
                <w:rFonts w:ascii="Times New Roman" w:hAnsi="Times New Roman" w:cs="Times New Roman"/>
                <w:lang w:val="en-GB"/>
              </w:rPr>
            </w:pPr>
            <w:r>
              <w:rPr>
                <w:rFonts w:ascii="Times New Roman" w:hAnsi="Times New Roman" w:cs="Times New Roman"/>
                <w:lang w:val="en-GB"/>
              </w:rPr>
              <w:t>8.1</w:t>
            </w:r>
          </w:p>
        </w:tc>
        <w:tc>
          <w:tcPr>
            <w:tcW w:w="2034" w:type="dxa"/>
            <w:tcBorders>
              <w:bottom w:val="single" w:color="auto" w:sz="4" w:space="0"/>
            </w:tcBorders>
            <w:shd w:val="clear" w:color="auto" w:fill="00CCFF"/>
            <w:vAlign w:val="center"/>
          </w:tcPr>
          <w:p>
            <w:pPr>
              <w:jc w:val="center"/>
              <w:rPr>
                <w:rFonts w:ascii="Times New Roman" w:hAnsi="Times New Roman" w:cs="Times New Roman"/>
                <w:lang w:val="en-GB"/>
              </w:rPr>
            </w:pPr>
            <w:r>
              <w:rPr>
                <w:rFonts w:ascii="Times New Roman" w:hAnsi="Times New Roman" w:cs="Times New Roman"/>
                <w:lang w:val="en-GB"/>
              </w:rPr>
              <w:t>14.5</w:t>
            </w:r>
          </w:p>
        </w:tc>
        <w:tc>
          <w:tcPr>
            <w:tcW w:w="2034" w:type="dxa"/>
            <w:shd w:val="clear" w:color="auto" w:fill="FFFF00"/>
            <w:vAlign w:val="center"/>
          </w:tcPr>
          <w:p>
            <w:pPr>
              <w:jc w:val="center"/>
              <w:rPr>
                <w:rFonts w:ascii="Times New Roman" w:hAnsi="Times New Roman" w:cs="Times New Roman"/>
                <w:lang w:val="en-GB"/>
              </w:rPr>
            </w:pPr>
            <w:r>
              <w:rPr>
                <w:rFonts w:ascii="Times New Roman" w:hAnsi="Times New Roman" w:cs="Times New Roman"/>
                <w:lang w:val="en-GB"/>
              </w:rPr>
              <w:t>22.6</w:t>
            </w:r>
          </w:p>
        </w:tc>
      </w:tr>
      <w:tr>
        <w:trPr>
          <w:cantSplit/>
        </w:trPr>
        <w:tc>
          <w:tcPr>
            <w:tcW w:w="2415" w:type="dxa"/>
            <w:vAlign w:val="top"/>
          </w:tcPr>
          <w:p>
            <w:pPr>
              <w:rPr>
                <w:rFonts w:ascii="Times New Roman" w:hAnsi="Times New Roman" w:cs="Times New Roman"/>
                <w:lang w:val="en-GB"/>
              </w:rPr>
            </w:pPr>
            <w:r>
              <w:rPr>
                <w:rFonts w:ascii="Times New Roman" w:hAnsi="Times New Roman" w:cs="Times New Roman"/>
                <w:sz w:val="22"/>
                <w:szCs w:val="22"/>
              </w:rPr>
              <w:t>High (&gt;33%)</w:t>
            </w:r>
          </w:p>
        </w:tc>
        <w:tc>
          <w:tcPr>
            <w:tcW w:w="4067" w:type="dxa"/>
            <w:gridSpan w:val="2"/>
            <w:shd w:val="clear" w:color="auto" w:fill="FF00FF"/>
            <w:vAlign w:val="center"/>
          </w:tcPr>
          <w:p>
            <w:pPr>
              <w:jc w:val="center"/>
              <w:rPr>
                <w:rFonts w:ascii="Times New Roman" w:hAnsi="Times New Roman" w:cs="Times New Roman"/>
                <w:lang w:val="en-GB"/>
              </w:rPr>
            </w:pPr>
            <w:r>
              <w:rPr>
                <w:rFonts w:ascii="Times New Roman" w:hAnsi="Times New Roman" w:cs="Times New Roman"/>
                <w:lang w:val="en-GB"/>
              </w:rPr>
              <w:t>38.9</w:t>
            </w:r>
          </w:p>
        </w:tc>
        <w:tc>
          <w:tcPr>
            <w:tcW w:w="2034" w:type="dxa"/>
            <w:shd w:val="clear" w:color="auto" w:fill="00FF00"/>
            <w:vAlign w:val="center"/>
          </w:tcPr>
          <w:p>
            <w:pPr>
              <w:jc w:val="center"/>
              <w:rPr>
                <w:rFonts w:ascii="Times New Roman" w:hAnsi="Times New Roman" w:cs="Times New Roman"/>
                <w:lang w:val="en-GB"/>
              </w:rPr>
            </w:pPr>
            <w:r>
              <w:rPr>
                <w:rFonts w:ascii="Times New Roman" w:hAnsi="Times New Roman" w:cs="Times New Roman"/>
                <w:lang w:val="en-GB"/>
              </w:rPr>
              <w:t>15.9</w:t>
            </w:r>
          </w:p>
        </w:tc>
      </w:tr>
      <w:tr>
        <w:trPr>
          <w:cantSplit/>
        </w:trPr>
        <w:tc>
          <w:tcPr>
            <w:tcW w:w="8516" w:type="dxa"/>
            <w:gridSpan w:val="4"/>
            <w:vAlign w:val="top"/>
          </w:tcPr>
          <w:p>
            <w:pPr>
              <w:rPr>
                <w:rFonts w:ascii="Times New Roman" w:hAnsi="Times New Roman" w:cs="Times New Roman"/>
                <w:lang w:val="en-GB"/>
              </w:rPr>
            </w:pPr>
            <w:r>
              <w:rPr>
                <w:rFonts w:ascii="Times New Roman" w:hAnsi="Times New Roman" w:cs="Times New Roman"/>
                <w:i/>
                <w:sz w:val="22"/>
                <w:szCs w:val="22"/>
              </w:rPr>
              <w:t xml:space="preserve">Ethiopia, </w:t>
            </w:r>
            <w:ins w:id="54" w:author="Stanley Wood" w:date="2017-07-30T18:45:00Z">
              <w:r>
                <w:rPr>
                  <w:rFonts w:ascii="Times New Roman" w:hAnsi="Times New Roman" w:cs="Times New Roman"/>
                  <w:i/>
                  <w:sz w:val="22"/>
                  <w:szCs w:val="22"/>
                </w:rPr>
                <w:t xml:space="preserve">ESS </w:t>
              </w:r>
            </w:ins>
            <w:r>
              <w:rPr>
                <w:rFonts w:ascii="Times New Roman" w:hAnsi="Times New Roman" w:cs="Times New Roman"/>
                <w:i/>
                <w:sz w:val="22"/>
                <w:szCs w:val="22"/>
              </w:rPr>
              <w:t>2013-14 (sample size 3,000)</w:t>
            </w:r>
          </w:p>
        </w:tc>
      </w:tr>
      <w:tr>
        <w:trPr>
          <w:cantSplit/>
        </w:trPr>
        <w:tc>
          <w:tcPr>
            <w:tcW w:w="2415" w:type="dxa"/>
            <w:vAlign w:val="top"/>
          </w:tcPr>
          <w:p>
            <w:pPr>
              <w:rPr>
                <w:rFonts w:ascii="Times New Roman" w:hAnsi="Times New Roman" w:cs="Times New Roman"/>
                <w:lang w:val="en-GB"/>
              </w:rPr>
            </w:pPr>
            <w:r>
              <w:rPr>
                <w:rFonts w:ascii="Times New Roman" w:hAnsi="Times New Roman" w:cs="Times New Roman"/>
                <w:sz w:val="22"/>
                <w:szCs w:val="22"/>
              </w:rPr>
              <w:t>Low (≤ 33%)</w:t>
            </w:r>
          </w:p>
        </w:tc>
        <w:tc>
          <w:tcPr>
            <w:tcW w:w="2033" w:type="dxa"/>
            <w:tcBorders>
              <w:bottom w:val="single" w:color="auto" w:sz="4" w:space="0"/>
            </w:tcBorders>
            <w:shd w:val="clear" w:color="auto" w:fill="FF6600"/>
            <w:vAlign w:val="center"/>
          </w:tcPr>
          <w:p>
            <w:pPr>
              <w:tabs>
                <w:tab w:val="right" w:pos="2623"/>
              </w:tabs>
              <w:jc w:val="center"/>
              <w:rPr>
                <w:rFonts w:ascii="Times New Roman" w:hAnsi="Times New Roman" w:cs="Times New Roman"/>
                <w:lang w:val="en-GB"/>
              </w:rPr>
            </w:pPr>
            <w:r>
              <w:rPr>
                <w:rFonts w:ascii="Times New Roman" w:hAnsi="Times New Roman" w:cs="Times New Roman"/>
                <w:lang w:val="en-GB"/>
              </w:rPr>
              <w:t>17.2</w:t>
            </w:r>
          </w:p>
        </w:tc>
        <w:tc>
          <w:tcPr>
            <w:tcW w:w="2034" w:type="dxa"/>
            <w:tcBorders>
              <w:bottom w:val="single" w:color="auto" w:sz="4" w:space="0"/>
            </w:tcBorders>
            <w:shd w:val="clear" w:color="auto" w:fill="00CCFF"/>
            <w:vAlign w:val="center"/>
          </w:tcPr>
          <w:p>
            <w:pPr>
              <w:jc w:val="center"/>
              <w:rPr>
                <w:rFonts w:ascii="Times New Roman" w:hAnsi="Times New Roman" w:cs="Times New Roman"/>
                <w:lang w:val="en-GB"/>
              </w:rPr>
            </w:pPr>
            <w:r>
              <w:rPr>
                <w:rFonts w:ascii="Times New Roman" w:hAnsi="Times New Roman" w:cs="Times New Roman"/>
                <w:lang w:val="en-GB"/>
              </w:rPr>
              <w:t>32.0</w:t>
            </w:r>
          </w:p>
        </w:tc>
        <w:tc>
          <w:tcPr>
            <w:tcW w:w="2034" w:type="dxa"/>
            <w:shd w:val="clear" w:color="auto" w:fill="FFFF00"/>
            <w:vAlign w:val="center"/>
          </w:tcPr>
          <w:p>
            <w:pPr>
              <w:jc w:val="center"/>
              <w:rPr>
                <w:rFonts w:ascii="Times New Roman" w:hAnsi="Times New Roman" w:cs="Times New Roman"/>
                <w:lang w:val="en-GB"/>
              </w:rPr>
            </w:pPr>
            <w:r>
              <w:rPr>
                <w:rFonts w:ascii="Times New Roman" w:hAnsi="Times New Roman" w:cs="Times New Roman"/>
                <w:lang w:val="en-GB"/>
              </w:rPr>
              <w:t>6.8</w:t>
            </w:r>
          </w:p>
        </w:tc>
      </w:tr>
      <w:tr>
        <w:trPr>
          <w:cantSplit/>
        </w:trPr>
        <w:tc>
          <w:tcPr>
            <w:tcW w:w="2415" w:type="dxa"/>
            <w:vAlign w:val="top"/>
          </w:tcPr>
          <w:p>
            <w:pPr>
              <w:rPr>
                <w:rFonts w:ascii="Times New Roman" w:hAnsi="Times New Roman" w:cs="Times New Roman"/>
                <w:lang w:val="en-GB"/>
              </w:rPr>
            </w:pPr>
            <w:r>
              <w:rPr>
                <w:rFonts w:ascii="Times New Roman" w:hAnsi="Times New Roman" w:cs="Times New Roman"/>
                <w:sz w:val="22"/>
                <w:szCs w:val="22"/>
              </w:rPr>
              <w:t>High (&gt;33%)</w:t>
            </w:r>
          </w:p>
        </w:tc>
        <w:tc>
          <w:tcPr>
            <w:tcW w:w="4067" w:type="dxa"/>
            <w:gridSpan w:val="2"/>
            <w:shd w:val="clear" w:color="auto" w:fill="FF00FF"/>
            <w:vAlign w:val="center"/>
          </w:tcPr>
          <w:p>
            <w:pPr>
              <w:jc w:val="center"/>
              <w:rPr>
                <w:rFonts w:ascii="Times New Roman" w:hAnsi="Times New Roman" w:cs="Times New Roman"/>
                <w:lang w:val="en-GB"/>
              </w:rPr>
            </w:pPr>
            <w:r>
              <w:rPr>
                <w:rFonts w:ascii="Times New Roman" w:hAnsi="Times New Roman" w:cs="Times New Roman"/>
                <w:lang w:val="en-GB"/>
              </w:rPr>
              <w:t>39.4</w:t>
            </w:r>
          </w:p>
        </w:tc>
        <w:tc>
          <w:tcPr>
            <w:tcW w:w="2034" w:type="dxa"/>
            <w:shd w:val="clear" w:color="auto" w:fill="00FF00"/>
            <w:vAlign w:val="center"/>
          </w:tcPr>
          <w:p>
            <w:pPr>
              <w:jc w:val="center"/>
              <w:rPr>
                <w:rFonts w:ascii="Times New Roman" w:hAnsi="Times New Roman" w:cs="Times New Roman"/>
                <w:lang w:val="en-GB"/>
              </w:rPr>
            </w:pPr>
            <w:r>
              <w:rPr>
                <w:rFonts w:ascii="Times New Roman" w:hAnsi="Times New Roman" w:cs="Times New Roman"/>
                <w:lang w:val="en-GB"/>
              </w:rPr>
              <w:t>4.6</w:t>
            </w:r>
          </w:p>
        </w:tc>
      </w:tr>
      <w:tr>
        <w:trPr>
          <w:cantSplit/>
        </w:trPr>
        <w:tc>
          <w:tcPr>
            <w:tcW w:w="8516" w:type="dxa"/>
            <w:gridSpan w:val="4"/>
            <w:vAlign w:val="top"/>
          </w:tcPr>
          <w:p>
            <w:pPr>
              <w:rPr>
                <w:rFonts w:ascii="Times New Roman" w:hAnsi="Times New Roman" w:cs="Times New Roman"/>
                <w:lang w:val="en-GB"/>
              </w:rPr>
            </w:pPr>
            <w:r>
              <w:rPr>
                <w:rFonts w:ascii="Times New Roman" w:hAnsi="Times New Roman" w:cs="Times New Roman"/>
                <w:i/>
                <w:sz w:val="22"/>
                <w:szCs w:val="22"/>
              </w:rPr>
              <w:t xml:space="preserve">Tanzania, </w:t>
            </w:r>
            <w:ins w:id="55" w:author="Stanley Wood" w:date="2017-07-30T18:45:00Z">
              <w:r>
                <w:rPr>
                  <w:rFonts w:ascii="Times New Roman" w:hAnsi="Times New Roman" w:cs="Times New Roman"/>
                  <w:i/>
                  <w:sz w:val="22"/>
                  <w:szCs w:val="22"/>
                </w:rPr>
                <w:t xml:space="preserve">NPS </w:t>
              </w:r>
            </w:ins>
            <w:r>
              <w:rPr>
                <w:rFonts w:ascii="Times New Roman" w:hAnsi="Times New Roman" w:cs="Times New Roman"/>
                <w:i/>
                <w:sz w:val="22"/>
                <w:szCs w:val="22"/>
              </w:rPr>
              <w:t>2012-13 (sample size 2,855)</w:t>
            </w:r>
          </w:p>
        </w:tc>
      </w:tr>
      <w:tr>
        <w:trPr>
          <w:cantSplit/>
        </w:trPr>
        <w:tc>
          <w:tcPr>
            <w:tcW w:w="2415" w:type="dxa"/>
            <w:vAlign w:val="top"/>
          </w:tcPr>
          <w:p>
            <w:pPr>
              <w:rPr>
                <w:rFonts w:ascii="Times New Roman" w:hAnsi="Times New Roman" w:cs="Times New Roman"/>
                <w:lang w:val="en-GB"/>
              </w:rPr>
            </w:pPr>
            <w:r>
              <w:rPr>
                <w:rFonts w:ascii="Times New Roman" w:hAnsi="Times New Roman" w:cs="Times New Roman"/>
                <w:sz w:val="22"/>
                <w:szCs w:val="22"/>
              </w:rPr>
              <w:t>Low (≤ 33%)</w:t>
            </w:r>
          </w:p>
        </w:tc>
        <w:tc>
          <w:tcPr>
            <w:tcW w:w="2033" w:type="dxa"/>
            <w:shd w:val="clear" w:color="auto" w:fill="FF6600"/>
            <w:vAlign w:val="center"/>
          </w:tcPr>
          <w:p>
            <w:pPr>
              <w:jc w:val="center"/>
              <w:rPr>
                <w:rFonts w:ascii="Times New Roman" w:hAnsi="Times New Roman" w:cs="Times New Roman"/>
                <w:lang w:val="en-GB"/>
              </w:rPr>
            </w:pPr>
            <w:r>
              <w:rPr>
                <w:rFonts w:ascii="Times New Roman" w:hAnsi="Times New Roman" w:cs="Times New Roman"/>
                <w:lang w:val="en-GB"/>
              </w:rPr>
              <w:t>5.1</w:t>
            </w:r>
          </w:p>
        </w:tc>
        <w:tc>
          <w:tcPr>
            <w:tcW w:w="2034" w:type="dxa"/>
            <w:shd w:val="clear" w:color="auto" w:fill="00CCFF"/>
            <w:vAlign w:val="center"/>
          </w:tcPr>
          <w:p>
            <w:pPr>
              <w:jc w:val="center"/>
              <w:rPr>
                <w:rFonts w:ascii="Times New Roman" w:hAnsi="Times New Roman" w:cs="Times New Roman"/>
                <w:lang w:val="en-GB"/>
              </w:rPr>
            </w:pPr>
            <w:r>
              <w:rPr>
                <w:rFonts w:ascii="Times New Roman" w:hAnsi="Times New Roman" w:cs="Times New Roman"/>
                <w:lang w:val="en-GB"/>
              </w:rPr>
              <w:t>15.8</w:t>
            </w:r>
          </w:p>
        </w:tc>
        <w:tc>
          <w:tcPr>
            <w:tcW w:w="2034" w:type="dxa"/>
            <w:shd w:val="clear" w:color="auto" w:fill="FFFF00"/>
            <w:vAlign w:val="center"/>
          </w:tcPr>
          <w:p>
            <w:pPr>
              <w:jc w:val="center"/>
              <w:rPr>
                <w:rFonts w:ascii="Times New Roman" w:hAnsi="Times New Roman" w:cs="Times New Roman"/>
                <w:lang w:val="en-GB"/>
              </w:rPr>
            </w:pPr>
            <w:r>
              <w:rPr>
                <w:rFonts w:ascii="Times New Roman" w:hAnsi="Times New Roman" w:cs="Times New Roman"/>
                <w:lang w:val="en-GB"/>
              </w:rPr>
              <w:t>14.6</w:t>
            </w:r>
          </w:p>
        </w:tc>
      </w:tr>
      <w:tr>
        <w:trPr>
          <w:cantSplit/>
        </w:trPr>
        <w:tc>
          <w:tcPr>
            <w:tcW w:w="2415" w:type="dxa"/>
            <w:vAlign w:val="top"/>
          </w:tcPr>
          <w:p>
            <w:pPr>
              <w:rPr>
                <w:rFonts w:ascii="Times New Roman" w:hAnsi="Times New Roman" w:cs="Times New Roman"/>
                <w:lang w:val="en-GB"/>
              </w:rPr>
            </w:pPr>
            <w:r>
              <w:rPr>
                <w:rFonts w:ascii="Times New Roman" w:hAnsi="Times New Roman" w:cs="Times New Roman"/>
                <w:sz w:val="22"/>
                <w:szCs w:val="22"/>
              </w:rPr>
              <w:t>High (&gt;33%)</w:t>
            </w:r>
          </w:p>
        </w:tc>
        <w:tc>
          <w:tcPr>
            <w:tcW w:w="4067" w:type="dxa"/>
            <w:gridSpan w:val="2"/>
            <w:shd w:val="clear" w:color="auto" w:fill="FF00FF"/>
            <w:vAlign w:val="center"/>
          </w:tcPr>
          <w:p>
            <w:pPr>
              <w:jc w:val="center"/>
              <w:rPr>
                <w:rFonts w:ascii="Times New Roman" w:hAnsi="Times New Roman" w:cs="Times New Roman"/>
                <w:lang w:val="en-GB"/>
              </w:rPr>
            </w:pPr>
            <w:r>
              <w:rPr>
                <w:rFonts w:ascii="Times New Roman" w:hAnsi="Times New Roman" w:cs="Times New Roman"/>
                <w:lang w:val="en-GB"/>
              </w:rPr>
              <w:t>49.9</w:t>
            </w:r>
          </w:p>
        </w:tc>
        <w:tc>
          <w:tcPr>
            <w:tcW w:w="2034" w:type="dxa"/>
            <w:shd w:val="clear" w:color="auto" w:fill="00FF00"/>
            <w:vAlign w:val="center"/>
          </w:tcPr>
          <w:p>
            <w:pPr>
              <w:jc w:val="center"/>
              <w:rPr>
                <w:rFonts w:ascii="Times New Roman" w:hAnsi="Times New Roman" w:cs="Times New Roman"/>
                <w:lang w:val="en-GB"/>
              </w:rPr>
            </w:pPr>
            <w:r>
              <w:rPr>
                <w:rFonts w:ascii="Times New Roman" w:hAnsi="Times New Roman" w:cs="Times New Roman"/>
                <w:lang w:val="en-GB"/>
              </w:rPr>
              <w:t>14.6</w:t>
            </w:r>
          </w:p>
        </w:tc>
      </w:tr>
    </w:tbl>
    <w:p>
      <w:pPr>
        <w:rPr>
          <w:rFonts w:ascii="Times New Roman" w:hAnsi="Times New Roman" w:cs="Times New Roman"/>
          <w:lang w:val="en-GB"/>
        </w:rPr>
      </w:pPr>
      <w:r>
        <w:rPr>
          <w:rFonts w:ascii="Times New Roman" w:hAnsi="Times New Roman" w:cs="Times New Roman"/>
          <w:sz w:val="22"/>
          <w:szCs w:val="22"/>
          <w:lang w:val="en-GB"/>
        </w:rPr>
        <w:t xml:space="preserve">Source: Authors’ calculations using </w:t>
      </w:r>
      <w:del w:id="56" w:author="BACOU, Melanie" w:date="2017-07-30T22:58:02Z">
        <w:r>
          <w:rPr>
            <w:rFonts w:ascii="Times New Roman" w:hAnsi="Times New Roman" w:cs="Times New Roman"/>
            <w:sz w:val="22"/>
            <w:szCs w:val="22"/>
            <w:lang w:val="en-GB"/>
          </w:rPr>
          <w:delText>the</w:delText>
        </w:r>
      </w:del>
      <w:del w:id="57" w:author="BACOU, Melanie" w:date="2017-07-30T22:58:03Z">
        <w:r>
          <w:rPr>
            <w:rFonts w:ascii="Times New Roman" w:hAnsi="Times New Roman" w:cs="Times New Roman"/>
            <w:sz w:val="22"/>
            <w:szCs w:val="22"/>
            <w:lang w:val="en-GB"/>
          </w:rPr>
          <w:delText xml:space="preserve"> </w:delText>
        </w:r>
      </w:del>
      <w:ins w:id="58" w:author="Stanley Wood" w:date="2017-07-30T18:44:00Z">
        <w:r>
          <w:rPr>
            <w:rFonts w:ascii="Times New Roman" w:hAnsi="Times New Roman" w:cs="Times New Roman"/>
            <w:sz w:val="22"/>
            <w:szCs w:val="22"/>
            <w:lang w:val="en-GB"/>
          </w:rPr>
          <w:t>nationally representative household survey data</w:t>
        </w:r>
      </w:ins>
      <w:ins w:id="59" w:author="BACOU, Melanie" w:date="2017-07-30T22:50:43Z">
        <w:r>
          <w:rPr>
            <w:rFonts w:ascii="Times New Roman" w:hAnsi="Times New Roman" w:cs="Times New Roman"/>
            <w:sz w:val="22"/>
            <w:szCs w:val="22"/>
          </w:rPr>
          <w:t>.</w:t>
        </w:r>
      </w:ins>
      <w:ins w:id="60" w:author="BACOU, Melanie" w:date="2017-07-30T22:58:10Z">
        <w:r>
          <w:rPr>
            <w:rFonts w:ascii="Times New Roman" w:hAnsi="Times New Roman" w:cs="Times New Roman"/>
            <w:sz w:val="22"/>
            <w:szCs w:val="22"/>
          </w:rPr>
          <w:t xml:space="preserve"> </w:t>
        </w:r>
      </w:ins>
      <w:ins w:id="61" w:author="BACOU, Melanie" w:date="2017-07-30T22:50:44Z">
        <w:r>
          <w:rPr>
            <w:rFonts w:ascii="Times New Roman" w:hAnsi="Times New Roman" w:cs="Times New Roman"/>
            <w:sz w:val="22"/>
            <w:szCs w:val="22"/>
          </w:rPr>
          <w:t>Estimate</w:t>
        </w:r>
      </w:ins>
      <w:ins w:id="62" w:author="BACOU, Melanie" w:date="2017-07-30T22:50:45Z">
        <w:r>
          <w:rPr>
            <w:rFonts w:ascii="Times New Roman" w:hAnsi="Times New Roman" w:cs="Times New Roman"/>
            <w:sz w:val="22"/>
            <w:szCs w:val="22"/>
          </w:rPr>
          <w:t xml:space="preserve">s are </w:t>
        </w:r>
      </w:ins>
      <w:ins w:id="63" w:author="BACOU, Melanie" w:date="2017-07-30T22:50:46Z">
        <w:r>
          <w:rPr>
            <w:rFonts w:ascii="Times New Roman" w:hAnsi="Times New Roman" w:cs="Times New Roman"/>
            <w:sz w:val="22"/>
            <w:szCs w:val="22"/>
          </w:rPr>
          <w:t>represen</w:t>
        </w:r>
      </w:ins>
      <w:ins w:id="64" w:author="BACOU, Melanie" w:date="2017-07-30T22:50:47Z">
        <w:r>
          <w:rPr>
            <w:rFonts w:ascii="Times New Roman" w:hAnsi="Times New Roman" w:cs="Times New Roman"/>
            <w:sz w:val="22"/>
            <w:szCs w:val="22"/>
          </w:rPr>
          <w:t xml:space="preserve">tative </w:t>
        </w:r>
      </w:ins>
      <w:ins w:id="65" w:author="BACOU, Melanie" w:date="2017-07-30T22:50:48Z">
        <w:r>
          <w:rPr>
            <w:rFonts w:ascii="Times New Roman" w:hAnsi="Times New Roman" w:cs="Times New Roman"/>
            <w:sz w:val="22"/>
            <w:szCs w:val="22"/>
          </w:rPr>
          <w:t>for the su</w:t>
        </w:r>
      </w:ins>
      <w:ins w:id="66" w:author="BACOU, Melanie" w:date="2017-07-30T22:50:49Z">
        <w:r>
          <w:rPr>
            <w:rFonts w:ascii="Times New Roman" w:hAnsi="Times New Roman" w:cs="Times New Roman"/>
            <w:sz w:val="22"/>
            <w:szCs w:val="22"/>
          </w:rPr>
          <w:t>b-pop</w:t>
        </w:r>
      </w:ins>
      <w:ins w:id="67" w:author="BACOU, Melanie" w:date="2017-07-30T22:50:50Z">
        <w:r>
          <w:rPr>
            <w:rFonts w:ascii="Times New Roman" w:hAnsi="Times New Roman" w:cs="Times New Roman"/>
            <w:sz w:val="22"/>
            <w:szCs w:val="22"/>
          </w:rPr>
          <w:t>ulation o</w:t>
        </w:r>
      </w:ins>
      <w:ins w:id="68" w:author="BACOU, Melanie" w:date="2017-07-30T22:50:51Z">
        <w:r>
          <w:rPr>
            <w:rFonts w:ascii="Times New Roman" w:hAnsi="Times New Roman" w:cs="Times New Roman"/>
            <w:sz w:val="22"/>
            <w:szCs w:val="22"/>
          </w:rPr>
          <w:t xml:space="preserve">f </w:t>
        </w:r>
      </w:ins>
      <w:ins w:id="69" w:author="BACOU, Melanie" w:date="2017-07-30T22:48:18Z">
        <w:r>
          <w:rPr>
            <w:rFonts w:ascii="Times New Roman" w:hAnsi="Times New Roman" w:cs="Times New Roman"/>
            <w:sz w:val="22"/>
            <w:szCs w:val="22"/>
          </w:rPr>
          <w:t>far</w:t>
        </w:r>
      </w:ins>
      <w:ins w:id="70" w:author="BACOU, Melanie" w:date="2017-07-30T22:48:19Z">
        <w:r>
          <w:rPr>
            <w:rFonts w:ascii="Times New Roman" w:hAnsi="Times New Roman" w:cs="Times New Roman"/>
            <w:sz w:val="22"/>
            <w:szCs w:val="22"/>
          </w:rPr>
          <w:t>ms bel</w:t>
        </w:r>
      </w:ins>
      <w:ins w:id="71" w:author="BACOU, Melanie" w:date="2017-07-30T22:48:20Z">
        <w:r>
          <w:rPr>
            <w:rFonts w:ascii="Times New Roman" w:hAnsi="Times New Roman" w:cs="Times New Roman"/>
            <w:sz w:val="22"/>
            <w:szCs w:val="22"/>
          </w:rPr>
          <w:t>ow 4 ha</w:t>
        </w:r>
      </w:ins>
      <w:del w:id="72" w:author="Stanley Wood" w:date="2017-07-30T18:44:00Z">
        <w:r>
          <w:rPr>
            <w:rFonts w:ascii="Times New Roman" w:hAnsi="Times New Roman" w:cs="Times New Roman"/>
            <w:sz w:val="22"/>
            <w:szCs w:val="22"/>
            <w:lang w:val="en-GB"/>
          </w:rPr>
          <w:delText>latest LSMS data</w:delText>
        </w:r>
      </w:del>
      <w:r>
        <w:rPr>
          <w:rFonts w:ascii="Times New Roman" w:hAnsi="Times New Roman" w:cs="Times New Roman"/>
          <w:sz w:val="22"/>
          <w:szCs w:val="22"/>
          <w:lang w:val="en-GB"/>
        </w:rPr>
        <w:t>.</w:t>
      </w:r>
      <w:ins w:id="73" w:author="BACOU, Melanie" w:date="2017-07-30T22:58:13Z">
        <w:r>
          <w:rPr>
            <w:rFonts w:ascii="Times New Roman" w:hAnsi="Times New Roman" w:cs="Times New Roman"/>
            <w:sz w:val="22"/>
            <w:szCs w:val="22"/>
          </w:rPr>
          <w:t xml:space="preserve"> I</w:t>
        </w:r>
      </w:ins>
      <w:ins w:id="74" w:author="BACOU, Melanie" w:date="2017-07-30T22:58:14Z">
        <w:r>
          <w:rPr>
            <w:rFonts w:ascii="Times New Roman" w:hAnsi="Times New Roman" w:cs="Times New Roman"/>
            <w:sz w:val="22"/>
            <w:szCs w:val="22"/>
          </w:rPr>
          <w:t>ncome and</w:t>
        </w:r>
      </w:ins>
      <w:ins w:id="75" w:author="BACOU, Melanie" w:date="2017-07-30T22:58:15Z">
        <w:r>
          <w:rPr>
            <w:rFonts w:ascii="Times New Roman" w:hAnsi="Times New Roman" w:cs="Times New Roman"/>
            <w:sz w:val="22"/>
            <w:szCs w:val="22"/>
          </w:rPr>
          <w:t xml:space="preserve"> </w:t>
        </w:r>
      </w:ins>
      <w:ins w:id="76" w:author="BACOU, Melanie" w:date="2017-07-30T22:58:17Z">
        <w:r>
          <w:rPr>
            <w:rFonts w:ascii="Times New Roman" w:hAnsi="Times New Roman" w:cs="Times New Roman"/>
            <w:sz w:val="22"/>
            <w:szCs w:val="22"/>
          </w:rPr>
          <w:t>sal</w:t>
        </w:r>
      </w:ins>
      <w:ins w:id="77" w:author="BACOU, Melanie" w:date="2017-07-30T22:58:18Z">
        <w:r>
          <w:rPr>
            <w:rFonts w:ascii="Times New Roman" w:hAnsi="Times New Roman" w:cs="Times New Roman"/>
            <w:sz w:val="22"/>
            <w:szCs w:val="22"/>
          </w:rPr>
          <w:t>es esti</w:t>
        </w:r>
      </w:ins>
      <w:ins w:id="78" w:author="BACOU, Melanie" w:date="2017-07-30T22:58:20Z">
        <w:r>
          <w:rPr>
            <w:rFonts w:ascii="Times New Roman" w:hAnsi="Times New Roman" w:cs="Times New Roman"/>
            <w:sz w:val="22"/>
            <w:szCs w:val="22"/>
          </w:rPr>
          <w:t>m</w:t>
        </w:r>
      </w:ins>
      <w:ins w:id="79" w:author="BACOU, Melanie" w:date="2017-07-30T22:58:21Z">
        <w:r>
          <w:rPr>
            <w:rFonts w:ascii="Times New Roman" w:hAnsi="Times New Roman" w:cs="Times New Roman"/>
            <w:sz w:val="22"/>
            <w:szCs w:val="22"/>
          </w:rPr>
          <w:t>ates are d</w:t>
        </w:r>
      </w:ins>
      <w:ins w:id="80" w:author="BACOU, Melanie" w:date="2017-07-30T22:58:22Z">
        <w:r>
          <w:rPr>
            <w:rFonts w:ascii="Times New Roman" w:hAnsi="Times New Roman" w:cs="Times New Roman"/>
            <w:sz w:val="22"/>
            <w:szCs w:val="22"/>
          </w:rPr>
          <w:t xml:space="preserve">erived </w:t>
        </w:r>
      </w:ins>
      <w:ins w:id="81" w:author="BACOU, Melanie" w:date="2017-07-30T22:58:23Z">
        <w:r>
          <w:rPr>
            <w:rFonts w:ascii="Times New Roman" w:hAnsi="Times New Roman" w:cs="Times New Roman"/>
            <w:sz w:val="22"/>
            <w:szCs w:val="22"/>
          </w:rPr>
          <w:t>from F</w:t>
        </w:r>
      </w:ins>
      <w:ins w:id="82" w:author="BACOU, Melanie" w:date="2017-07-30T22:58:24Z">
        <w:r>
          <w:rPr>
            <w:rFonts w:ascii="Times New Roman" w:hAnsi="Times New Roman" w:cs="Times New Roman"/>
            <w:sz w:val="22"/>
            <w:szCs w:val="22"/>
          </w:rPr>
          <w:t>AO</w:t>
        </w:r>
      </w:ins>
      <w:ins w:id="83" w:author="BACOU, Melanie" w:date="2017-07-30T22:58:25Z">
        <w:r>
          <w:rPr>
            <w:rFonts w:ascii="Times New Roman" w:hAnsi="Times New Roman" w:cs="Times New Roman"/>
            <w:sz w:val="22"/>
            <w:szCs w:val="22"/>
          </w:rPr>
          <w:t xml:space="preserve"> </w:t>
        </w:r>
      </w:ins>
      <w:ins w:id="84" w:author="BACOU, Melanie" w:date="2017-07-30T22:58:29Z">
        <w:r>
          <w:rPr>
            <w:rFonts w:ascii="Times New Roman" w:hAnsi="Times New Roman" w:cs="Times New Roman"/>
            <w:sz w:val="22"/>
            <w:szCs w:val="22"/>
          </w:rPr>
          <w:t xml:space="preserve">Rural </w:t>
        </w:r>
      </w:ins>
      <w:ins w:id="85" w:author="BACOU, Melanie" w:date="2017-07-30T22:58:30Z">
        <w:r>
          <w:rPr>
            <w:rFonts w:ascii="Times New Roman" w:hAnsi="Times New Roman" w:cs="Times New Roman"/>
            <w:sz w:val="22"/>
            <w:szCs w:val="22"/>
          </w:rPr>
          <w:t>Inco</w:t>
        </w:r>
      </w:ins>
      <w:ins w:id="86" w:author="BACOU, Melanie" w:date="2017-07-30T22:58:31Z">
        <w:r>
          <w:rPr>
            <w:rFonts w:ascii="Times New Roman" w:hAnsi="Times New Roman" w:cs="Times New Roman"/>
            <w:sz w:val="22"/>
            <w:szCs w:val="22"/>
          </w:rPr>
          <w:t>me Gener</w:t>
        </w:r>
      </w:ins>
      <w:ins w:id="87" w:author="BACOU, Melanie" w:date="2017-07-30T22:58:32Z">
        <w:r>
          <w:rPr>
            <w:rFonts w:ascii="Times New Roman" w:hAnsi="Times New Roman" w:cs="Times New Roman"/>
            <w:sz w:val="22"/>
            <w:szCs w:val="22"/>
          </w:rPr>
          <w:t xml:space="preserve">ating </w:t>
        </w:r>
      </w:ins>
      <w:ins w:id="88" w:author="BACOU, Melanie" w:date="2017-07-30T22:58:33Z">
        <w:r>
          <w:rPr>
            <w:rFonts w:ascii="Times New Roman" w:hAnsi="Times New Roman" w:cs="Times New Roman"/>
            <w:sz w:val="22"/>
            <w:szCs w:val="22"/>
          </w:rPr>
          <w:t>Acti</w:t>
        </w:r>
      </w:ins>
      <w:ins w:id="89" w:author="BACOU, Melanie" w:date="2017-07-30T22:58:34Z">
        <w:r>
          <w:rPr>
            <w:rFonts w:ascii="Times New Roman" w:hAnsi="Times New Roman" w:cs="Times New Roman"/>
            <w:sz w:val="22"/>
            <w:szCs w:val="22"/>
          </w:rPr>
          <w:t>v</w:t>
        </w:r>
      </w:ins>
      <w:ins w:id="90" w:author="BACOU, Melanie" w:date="2017-07-30T22:58:45Z">
        <w:r>
          <w:rPr>
            <w:rFonts w:ascii="Times New Roman" w:hAnsi="Times New Roman" w:cs="Times New Roman"/>
            <w:sz w:val="22"/>
            <w:szCs w:val="22"/>
          </w:rPr>
          <w:t>i</w:t>
        </w:r>
      </w:ins>
      <w:ins w:id="91" w:author="BACOU, Melanie" w:date="2017-07-30T22:58:34Z">
        <w:r>
          <w:rPr>
            <w:rFonts w:ascii="Times New Roman" w:hAnsi="Times New Roman" w:cs="Times New Roman"/>
            <w:sz w:val="22"/>
            <w:szCs w:val="22"/>
          </w:rPr>
          <w:t>ties</w:t>
        </w:r>
      </w:ins>
      <w:ins w:id="92" w:author="BACOU, Melanie" w:date="2017-07-30T22:58:35Z">
        <w:r>
          <w:rPr>
            <w:rFonts w:ascii="Times New Roman" w:hAnsi="Times New Roman" w:cs="Times New Roman"/>
            <w:sz w:val="22"/>
            <w:szCs w:val="22"/>
          </w:rPr>
          <w:t xml:space="preserve"> </w:t>
        </w:r>
      </w:ins>
      <w:ins w:id="93" w:author="BACOU, Melanie" w:date="2017-07-30T22:58:25Z">
        <w:r>
          <w:rPr>
            <w:rFonts w:ascii="Times New Roman" w:hAnsi="Times New Roman" w:cs="Times New Roman"/>
            <w:sz w:val="22"/>
            <w:szCs w:val="22"/>
          </w:rPr>
          <w:t>(</w:t>
        </w:r>
      </w:ins>
      <w:ins w:id="94" w:author="BACOU, Melanie" w:date="2017-07-30T22:58:26Z">
        <w:r>
          <w:rPr>
            <w:rFonts w:ascii="Times New Roman" w:hAnsi="Times New Roman" w:cs="Times New Roman"/>
            <w:sz w:val="22"/>
            <w:szCs w:val="22"/>
          </w:rPr>
          <w:t>RIGA</w:t>
        </w:r>
      </w:ins>
      <w:ins w:id="95" w:author="BACOU, Melanie" w:date="2017-07-30T22:58:27Z">
        <w:r>
          <w:rPr>
            <w:rFonts w:ascii="Times New Roman" w:hAnsi="Times New Roman" w:cs="Times New Roman"/>
            <w:sz w:val="22"/>
            <w:szCs w:val="22"/>
          </w:rPr>
          <w:t>)</w:t>
        </w:r>
      </w:ins>
      <w:ins w:id="96" w:author="BACOU, Melanie" w:date="2017-07-30T22:58:39Z">
        <w:r>
          <w:rPr>
            <w:rFonts w:ascii="Times New Roman" w:hAnsi="Times New Roman" w:cs="Times New Roman"/>
            <w:sz w:val="22"/>
            <w:szCs w:val="22"/>
          </w:rPr>
          <w:t xml:space="preserve"> datab</w:t>
        </w:r>
      </w:ins>
      <w:ins w:id="97" w:author="BACOU, Melanie" w:date="2017-07-30T22:58:40Z">
        <w:r>
          <w:rPr>
            <w:rFonts w:ascii="Times New Roman" w:hAnsi="Times New Roman" w:cs="Times New Roman"/>
            <w:sz w:val="22"/>
            <w:szCs w:val="22"/>
          </w:rPr>
          <w:t>ase</w:t>
        </w:r>
      </w:ins>
      <w:ins w:id="98" w:author="BACOU, Melanie" w:date="2017-07-30T22:58:41Z">
        <w:r>
          <w:rPr>
            <w:rFonts w:ascii="Times New Roman" w:hAnsi="Times New Roman" w:cs="Times New Roman"/>
            <w:sz w:val="22"/>
            <w:szCs w:val="22"/>
          </w:rPr>
          <w:t>.</w:t>
        </w:r>
      </w:ins>
    </w:p>
    <w:p>
      <w:pPr>
        <w:rPr>
          <w:rFonts w:ascii="Times New Roman" w:hAnsi="Times New Roman" w:cs="Times New Roman"/>
          <w:lang w:val="en-GB"/>
        </w:rPr>
      </w:pPr>
    </w:p>
    <w:p>
      <w:pPr>
        <w:rPr>
          <w:rFonts w:ascii="Times New Roman" w:hAnsi="Times New Roman" w:cs="Times New Roman"/>
          <w:lang w:val="en-GB"/>
        </w:rPr>
      </w:pPr>
      <w:r>
        <w:rPr>
          <w:rFonts w:ascii="Times New Roman" w:hAnsi="Times New Roman" w:cs="Times New Roman"/>
          <w:lang w:val="en-GB"/>
        </w:rPr>
        <w:t xml:space="preserve">Commercial small farms are defined as selling 50% or more of their production. They are further subdivided into specialized commercial farms if their nonfarm income share is less than 33%, and diversified commercial farms otherwise. Taken together, about </w:t>
      </w:r>
      <w:r>
        <w:rPr>
          <w:rFonts w:ascii="Times New Roman" w:hAnsi="Times New Roman" w:cs="Times New Roman"/>
        </w:rPr>
        <w:t>30-40 percent of all small farms are commercial in Ghana and Tanzania, but only about 12 percent in Ethiopia (the sum of the yellow and green cells in Table A.1). There are about as many specialized (yellow cells) as diversified (green cells) commercial small farms in Ethiopia and Tanzania, but more specialized than diversified commercial farms in Ghana.</w:t>
      </w:r>
    </w:p>
    <w:p>
      <w:pPr>
        <w:rPr>
          <w:rFonts w:ascii="Times New Roman" w:hAnsi="Times New Roman" w:cs="Times New Roman"/>
          <w:lang w:val="en-GB"/>
        </w:rPr>
      </w:pPr>
    </w:p>
    <w:p>
      <w:pPr>
        <w:rPr>
          <w:rFonts w:ascii="Times New Roman" w:hAnsi="Times New Roman" w:cs="Times New Roman"/>
          <w:lang w:val="en-GB"/>
        </w:rPr>
      </w:pPr>
      <w:r>
        <w:rPr>
          <w:rFonts w:ascii="Times New Roman" w:hAnsi="Times New Roman" w:cs="Times New Roman"/>
          <w:lang w:val="en-GB"/>
        </w:rPr>
        <w:t xml:space="preserve">Pre-commercial small farms are defined as selling 5-50% of their production, and earning less than 33% of their income from nonfarm sources. They account for about 15% of all small farms in Ghana and Tanzania and 32% in Ethiopia (the blue cells in Table A.1). </w:t>
      </w:r>
    </w:p>
    <w:p>
      <w:pPr>
        <w:rPr>
          <w:rFonts w:ascii="Times New Roman" w:hAnsi="Times New Roman" w:cs="Times New Roman"/>
          <w:lang w:val="en-GB"/>
        </w:rPr>
      </w:pPr>
    </w:p>
    <w:p>
      <w:pPr>
        <w:rPr>
          <w:rFonts w:ascii="Times New Roman" w:hAnsi="Times New Roman" w:cs="Times New Roman"/>
          <w:lang w:val="en-GB"/>
        </w:rPr>
      </w:pPr>
      <w:r>
        <w:rPr>
          <w:rFonts w:ascii="Times New Roman" w:hAnsi="Times New Roman" w:cs="Times New Roman"/>
          <w:lang w:val="en-GB"/>
        </w:rPr>
        <w:t xml:space="preserve">Transition farms (the pink cells in Table A.1) obtain 33% or more of their income from nonfarm sources and sell up to 50% of their crop output. They are the largest group, accounting for 38.9% of all small farms in Ghana, 39.4% in Ethiopia, and 49.9% in Tanzania. </w:t>
      </w:r>
    </w:p>
    <w:p>
      <w:pPr>
        <w:rPr>
          <w:rFonts w:ascii="Times New Roman" w:hAnsi="Times New Roman" w:cs="Times New Roman"/>
          <w:lang w:val="en-GB"/>
        </w:rPr>
      </w:pPr>
    </w:p>
    <w:p>
      <w:pPr>
        <w:rPr>
          <w:rFonts w:ascii="Times New Roman" w:hAnsi="Times New Roman" w:cs="Times New Roman"/>
          <w:lang w:val="en-GB"/>
        </w:rPr>
      </w:pPr>
      <w:r>
        <w:rPr>
          <w:rFonts w:ascii="Times New Roman" w:hAnsi="Times New Roman" w:cs="Times New Roman"/>
          <w:lang w:val="en-GB"/>
        </w:rPr>
        <w:t xml:space="preserve">Subsistence oriented small farms are defined as selling less than 5% of their agricultural output and obtaining less than 33% of their total income from nonfarm sources (the red cells in Table A.1). They are a relatively small group, accounting for </w:t>
      </w:r>
      <w:r>
        <w:rPr>
          <w:rFonts w:ascii="Times New Roman" w:hAnsi="Times New Roman" w:cs="Times New Roman"/>
        </w:rPr>
        <w:t>less than 10 percent of all small farms in Tanzania and Ghana, and 17 percent in Ethiopia</w:t>
      </w:r>
      <w:r>
        <w:rPr>
          <w:rFonts w:ascii="Times New Roman" w:hAnsi="Times New Roman" w:cs="Times New Roman"/>
          <w:lang w:val="en-GB"/>
        </w:rPr>
        <w:t xml:space="preserve">. </w:t>
      </w:r>
    </w:p>
    <w:p>
      <w:pPr>
        <w:rPr>
          <w:rFonts w:ascii="Times New Roman" w:hAnsi="Times New Roman" w:cs="Times New Roman"/>
          <w:highlight w:val="yellow"/>
        </w:rPr>
      </w:pPr>
    </w:p>
    <w:p>
      <w:pPr>
        <w:rPr>
          <w:rFonts w:ascii="Times New Roman" w:hAnsi="Times New Roman" w:cs="Times New Roman"/>
        </w:rPr>
      </w:pPr>
      <w:r>
        <w:rPr>
          <w:rFonts w:ascii="Times New Roman" w:hAnsi="Times New Roman" w:cs="Times New Roman"/>
        </w:rPr>
        <w:t>The same data sources were used to characterize the different types of households</w:t>
      </w:r>
      <w:r>
        <w:rPr>
          <w:rFonts w:ascii="Times New Roman" w:hAnsi="Times New Roman" w:cs="Times New Roman"/>
          <w:lang w:val="en-GB"/>
        </w:rPr>
        <w:t xml:space="preserve"> in each country (Table A.2)</w:t>
      </w:r>
      <w:r>
        <w:rPr>
          <w:rFonts w:ascii="Times New Roman" w:hAnsi="Times New Roman" w:cs="Times New Roman"/>
        </w:rPr>
        <w:t xml:space="preserve">. There is a clear bimodality in the distribution of nonfarm income shares, with transition and diversified commercial farms receiving very high shares of nonfarm income in all three countries, while the other groups receive hardly any. </w:t>
      </w:r>
      <w:r>
        <w:rPr>
          <w:rFonts w:ascii="Times New Roman" w:hAnsi="Times New Roman" w:cs="Times New Roman"/>
          <w:lang w:val="en-GB"/>
        </w:rPr>
        <w:t xml:space="preserve">The households that are diversified into nonfarm sources of income also have by far the highest total incomes. The pattern is the same in all three countries: diversified commercial farmers have the highest income of all, followed by transition households, specialized commercial farms rank a poor third, followed by pre-commercial farmers, and then subsistence farmers who are by far the poorest. Although not shown in the table, there is little difference in the household size amongst the five groups, or in the number of adult workers, or the age of the head. However, there are differences in holding size, though there is little obvious relationship between nonfarm income shares and farm size, and commercial farms are not noticeably bigger. Commercial and transition farms have better educated </w:t>
      </w:r>
      <w:ins w:id="99" w:author="Stanley Wood" w:date="2017-07-30T18:48:00Z">
        <w:r>
          <w:rPr>
            <w:rFonts w:ascii="Times New Roman" w:hAnsi="Times New Roman" w:cs="Times New Roman"/>
            <w:lang w:val="en-GB"/>
          </w:rPr>
          <w:t xml:space="preserve">household </w:t>
        </w:r>
      </w:ins>
      <w:r>
        <w:rPr>
          <w:rFonts w:ascii="Times New Roman" w:hAnsi="Times New Roman" w:cs="Times New Roman"/>
          <w:lang w:val="en-GB"/>
        </w:rPr>
        <w:t xml:space="preserve">heads than average, and in Ethiopia and Tanzania, are more likely to be male headed. In Ethiopia, for example, 20.5% of the heads of subsistence farms are women, compared to 8.6% for diversified commercial farms, and 12.2% for specialized commercial farms.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Table A.2: Summary statistics for different segments of farm households </w:t>
      </w:r>
    </w:p>
    <w:tbl>
      <w:tblPr>
        <w:tblStyle w:val="9"/>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1346"/>
        <w:gridCol w:w="1276"/>
        <w:gridCol w:w="1"/>
        <w:gridCol w:w="1326"/>
        <w:gridCol w:w="1140"/>
        <w:gridCol w:w="1326"/>
        <w:gridCol w:w="978"/>
        <w:gridCol w:w="8"/>
      </w:tblGrid>
      <w:tr>
        <w:tc>
          <w:tcPr>
            <w:tcW w:w="1115" w:type="dxa"/>
            <w:vMerge w:val="restart"/>
          </w:tcPr>
          <w:p>
            <w:pPr>
              <w:rPr>
                <w:rFonts w:ascii="Times New Roman" w:hAnsi="Times New Roman" w:cs="Times New Roman"/>
                <w:sz w:val="22"/>
                <w:szCs w:val="22"/>
              </w:rPr>
            </w:pPr>
          </w:p>
        </w:tc>
        <w:tc>
          <w:tcPr>
            <w:tcW w:w="7401" w:type="dxa"/>
            <w:gridSpan w:val="8"/>
          </w:tcPr>
          <w:p>
            <w:pPr>
              <w:jc w:val="center"/>
              <w:rPr>
                <w:rFonts w:ascii="Times New Roman" w:hAnsi="Times New Roman" w:cs="Times New Roman"/>
                <w:sz w:val="22"/>
                <w:szCs w:val="22"/>
              </w:rPr>
            </w:pPr>
            <w:ins w:id="100" w:author="BACOU, Melanie" w:date="2017-07-30T23:57:03Z">
              <w:r>
                <w:rPr>
                  <w:rFonts w:ascii="Times New Roman" w:hAnsi="Times New Roman" w:cs="Times New Roman"/>
                  <w:sz w:val="22"/>
                  <w:szCs w:val="22"/>
                </w:rPr>
                <w:t>Far</w:t>
              </w:r>
            </w:ins>
            <w:ins w:id="101" w:author="BACOU, Melanie" w:date="2017-07-30T23:57:04Z">
              <w:r>
                <w:rPr>
                  <w:rFonts w:ascii="Times New Roman" w:hAnsi="Times New Roman" w:cs="Times New Roman"/>
                  <w:sz w:val="22"/>
                  <w:szCs w:val="22"/>
                </w:rPr>
                <w:t xml:space="preserve">m </w:t>
              </w:r>
            </w:ins>
            <w:ins w:id="102" w:author="BACOU, Melanie" w:date="2017-07-30T23:57:00Z">
              <w:r>
                <w:rPr>
                  <w:rFonts w:ascii="Times New Roman" w:hAnsi="Times New Roman" w:cs="Times New Roman"/>
                  <w:sz w:val="22"/>
                  <w:szCs w:val="22"/>
                </w:rPr>
                <w:t>H</w:t>
              </w:r>
            </w:ins>
            <w:r>
              <w:rPr>
                <w:rFonts w:ascii="Times New Roman" w:hAnsi="Times New Roman" w:cs="Times New Roman"/>
                <w:sz w:val="22"/>
                <w:szCs w:val="22"/>
              </w:rPr>
              <w:t>ousehold</w:t>
            </w:r>
            <w:ins w:id="103" w:author="BACOU, Melanie" w:date="2017-07-30T23:56:56Z">
              <w:r>
                <w:rPr>
                  <w:rFonts w:ascii="Times New Roman" w:hAnsi="Times New Roman" w:cs="Times New Roman"/>
                  <w:sz w:val="22"/>
                  <w:szCs w:val="22"/>
                </w:rPr>
                <w:t xml:space="preserve"> T</w:t>
              </w:r>
            </w:ins>
            <w:ins w:id="104" w:author="BACOU, Melanie" w:date="2017-07-30T23:56:57Z">
              <w:r>
                <w:rPr>
                  <w:rFonts w:ascii="Times New Roman" w:hAnsi="Times New Roman" w:cs="Times New Roman"/>
                  <w:sz w:val="22"/>
                  <w:szCs w:val="22"/>
                </w:rPr>
                <w:t>ype</w:t>
              </w:r>
            </w:ins>
          </w:p>
        </w:tc>
      </w:tr>
      <w:tr>
        <w:trPr>
          <w:gridAfter w:val="1"/>
          <w:wAfter w:w="8" w:type="dxa"/>
        </w:trPr>
        <w:tc>
          <w:tcPr>
            <w:tcW w:w="1115" w:type="dxa"/>
            <w:vMerge w:val="continue"/>
          </w:tcPr>
          <w:p>
            <w:pPr>
              <w:rPr>
                <w:rFonts w:ascii="Times New Roman" w:hAnsi="Times New Roman" w:cs="Times New Roman"/>
                <w:sz w:val="22"/>
                <w:szCs w:val="22"/>
              </w:rPr>
            </w:pPr>
          </w:p>
        </w:tc>
        <w:tc>
          <w:tcPr>
            <w:tcW w:w="1346" w:type="dxa"/>
          </w:tcPr>
          <w:p>
            <w:pPr>
              <w:rPr>
                <w:rFonts w:ascii="Times New Roman" w:hAnsi="Times New Roman" w:cs="Times New Roman"/>
                <w:sz w:val="22"/>
                <w:szCs w:val="22"/>
              </w:rPr>
            </w:pPr>
            <w:r>
              <w:rPr>
                <w:rFonts w:ascii="Times New Roman" w:hAnsi="Times New Roman" w:cs="Times New Roman"/>
                <w:sz w:val="22"/>
                <w:szCs w:val="22"/>
              </w:rPr>
              <w:t>Subsistence</w:t>
            </w:r>
          </w:p>
        </w:tc>
        <w:tc>
          <w:tcPr>
            <w:tcW w:w="1277" w:type="dxa"/>
            <w:gridSpan w:val="2"/>
          </w:tcPr>
          <w:p>
            <w:pPr>
              <w:rPr>
                <w:rFonts w:ascii="Times New Roman" w:hAnsi="Times New Roman" w:cs="Times New Roman"/>
                <w:sz w:val="22"/>
                <w:szCs w:val="22"/>
              </w:rPr>
            </w:pPr>
            <w:r>
              <w:rPr>
                <w:rFonts w:ascii="Times New Roman" w:hAnsi="Times New Roman" w:cs="Times New Roman"/>
                <w:sz w:val="22"/>
                <w:szCs w:val="22"/>
              </w:rPr>
              <w:t>Pre-commercial</w:t>
            </w:r>
          </w:p>
        </w:tc>
        <w:tc>
          <w:tcPr>
            <w:tcW w:w="1326" w:type="dxa"/>
          </w:tcPr>
          <w:p>
            <w:pPr>
              <w:rPr>
                <w:rFonts w:ascii="Times New Roman" w:hAnsi="Times New Roman" w:cs="Times New Roman"/>
                <w:sz w:val="22"/>
                <w:szCs w:val="22"/>
              </w:rPr>
            </w:pPr>
            <w:r>
              <w:rPr>
                <w:rFonts w:ascii="Times New Roman" w:hAnsi="Times New Roman" w:cs="Times New Roman"/>
                <w:sz w:val="22"/>
                <w:szCs w:val="22"/>
              </w:rPr>
              <w:t>Commercial</w:t>
            </w:r>
          </w:p>
          <w:p>
            <w:pPr>
              <w:rPr>
                <w:rFonts w:ascii="Times New Roman" w:hAnsi="Times New Roman" w:cs="Times New Roman"/>
                <w:sz w:val="22"/>
                <w:szCs w:val="22"/>
              </w:rPr>
            </w:pPr>
            <w:r>
              <w:rPr>
                <w:rFonts w:ascii="Times New Roman" w:hAnsi="Times New Roman" w:cs="Times New Roman"/>
                <w:sz w:val="22"/>
                <w:szCs w:val="22"/>
              </w:rPr>
              <w:t>specialized</w:t>
            </w:r>
          </w:p>
        </w:tc>
        <w:tc>
          <w:tcPr>
            <w:tcW w:w="1140" w:type="dxa"/>
          </w:tcPr>
          <w:p>
            <w:pPr>
              <w:rPr>
                <w:rFonts w:ascii="Times New Roman" w:hAnsi="Times New Roman" w:cs="Times New Roman"/>
                <w:sz w:val="22"/>
                <w:szCs w:val="22"/>
              </w:rPr>
            </w:pPr>
            <w:r>
              <w:rPr>
                <w:rFonts w:ascii="Times New Roman" w:hAnsi="Times New Roman" w:cs="Times New Roman"/>
                <w:sz w:val="22"/>
                <w:szCs w:val="22"/>
              </w:rPr>
              <w:t>Transition</w:t>
            </w:r>
          </w:p>
        </w:tc>
        <w:tc>
          <w:tcPr>
            <w:tcW w:w="1326" w:type="dxa"/>
          </w:tcPr>
          <w:p>
            <w:pPr>
              <w:rPr>
                <w:rFonts w:ascii="Times New Roman" w:hAnsi="Times New Roman" w:cs="Times New Roman"/>
                <w:sz w:val="22"/>
                <w:szCs w:val="22"/>
              </w:rPr>
            </w:pPr>
            <w:r>
              <w:rPr>
                <w:rFonts w:ascii="Times New Roman" w:hAnsi="Times New Roman" w:cs="Times New Roman"/>
                <w:sz w:val="22"/>
                <w:szCs w:val="22"/>
              </w:rPr>
              <w:t>Commercial diversified</w:t>
            </w:r>
          </w:p>
        </w:tc>
        <w:tc>
          <w:tcPr>
            <w:tcW w:w="978" w:type="dxa"/>
          </w:tcPr>
          <w:p>
            <w:pPr>
              <w:rPr>
                <w:rFonts w:ascii="Times New Roman" w:hAnsi="Times New Roman" w:cs="Times New Roman"/>
                <w:sz w:val="22"/>
                <w:szCs w:val="22"/>
              </w:rPr>
            </w:pPr>
            <w:r>
              <w:rPr>
                <w:rFonts w:ascii="Times New Roman" w:hAnsi="Times New Roman" w:cs="Times New Roman"/>
                <w:sz w:val="22"/>
                <w:szCs w:val="22"/>
              </w:rPr>
              <w:t>Average</w:t>
            </w:r>
          </w:p>
        </w:tc>
      </w:tr>
      <w:tr>
        <w:tc>
          <w:tcPr>
            <w:tcW w:w="8516" w:type="dxa"/>
            <w:gridSpan w:val="9"/>
          </w:tcPr>
          <w:p>
            <w:pPr>
              <w:rPr>
                <w:rFonts w:ascii="Times New Roman" w:hAnsi="Times New Roman" w:cs="Times New Roman"/>
                <w:i/>
                <w:sz w:val="22"/>
                <w:szCs w:val="22"/>
              </w:rPr>
            </w:pPr>
            <w:r>
              <w:rPr>
                <w:rFonts w:ascii="Times New Roman" w:hAnsi="Times New Roman" w:cs="Times New Roman"/>
                <w:i/>
                <w:sz w:val="22"/>
                <w:szCs w:val="22"/>
              </w:rPr>
              <w:t>% Nonfarm income</w:t>
            </w:r>
          </w:p>
        </w:tc>
      </w:tr>
      <w:tr>
        <w:trPr>
          <w:gridAfter w:val="1"/>
          <w:wAfter w:w="8" w:type="dxa"/>
        </w:trPr>
        <w:tc>
          <w:tcPr>
            <w:tcW w:w="1115" w:type="dxa"/>
          </w:tcPr>
          <w:p>
            <w:pPr>
              <w:rPr>
                <w:rFonts w:ascii="Times New Roman" w:hAnsi="Times New Roman" w:cs="Times New Roman"/>
                <w:sz w:val="22"/>
                <w:szCs w:val="22"/>
              </w:rPr>
            </w:pPr>
            <w:r>
              <w:rPr>
                <w:rFonts w:ascii="Times New Roman" w:hAnsi="Times New Roman" w:cs="Times New Roman"/>
              </w:rPr>
              <w:t>Ghana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2.2</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3.3</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4.0</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92.5</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82.3</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42.9</w:t>
            </w:r>
          </w:p>
        </w:tc>
      </w:tr>
      <w:tr>
        <w:trPr>
          <w:gridAfter w:val="1"/>
          <w:wAfter w:w="8" w:type="dxa"/>
        </w:trPr>
        <w:tc>
          <w:tcPr>
            <w:tcW w:w="1115" w:type="dxa"/>
          </w:tcPr>
          <w:p>
            <w:pPr>
              <w:rPr>
                <w:rFonts w:ascii="Times New Roman" w:hAnsi="Times New Roman" w:cs="Times New Roman"/>
                <w:sz w:val="22"/>
                <w:szCs w:val="22"/>
              </w:rPr>
            </w:pPr>
            <w:r>
              <w:rPr>
                <w:rFonts w:ascii="Times New Roman" w:hAnsi="Times New Roman" w:cs="Times New Roman"/>
              </w:rPr>
              <w:t>Ethiopia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3.5</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4.0</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2.4</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81.4</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82.7</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38.2</w:t>
            </w:r>
          </w:p>
        </w:tc>
      </w:tr>
      <w:tr>
        <w:trPr>
          <w:gridAfter w:val="1"/>
          <w:wAfter w:w="8" w:type="dxa"/>
        </w:trPr>
        <w:tc>
          <w:tcPr>
            <w:tcW w:w="1115" w:type="dxa"/>
          </w:tcPr>
          <w:p>
            <w:pPr>
              <w:rPr>
                <w:rFonts w:ascii="Times New Roman" w:hAnsi="Times New Roman" w:cs="Times New Roman"/>
                <w:sz w:val="22"/>
                <w:szCs w:val="22"/>
              </w:rPr>
            </w:pPr>
            <w:r>
              <w:rPr>
                <w:rFonts w:ascii="Times New Roman" w:hAnsi="Times New Roman" w:cs="Times New Roman"/>
              </w:rPr>
              <w:t>Tanzania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3.9</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6.9</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7.7</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87.2</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71.8</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56.3</w:t>
            </w:r>
          </w:p>
        </w:tc>
      </w:tr>
      <w:tr>
        <w:tc>
          <w:tcPr>
            <w:tcW w:w="8516" w:type="dxa"/>
            <w:gridSpan w:val="9"/>
          </w:tcPr>
          <w:p>
            <w:pPr>
              <w:rPr>
                <w:rFonts w:ascii="Times New Roman" w:hAnsi="Times New Roman" w:cs="Times New Roman"/>
                <w:i/>
                <w:sz w:val="22"/>
                <w:szCs w:val="22"/>
              </w:rPr>
            </w:pPr>
            <w:r>
              <w:rPr>
                <w:rFonts w:ascii="Times New Roman" w:hAnsi="Times New Roman" w:cs="Times New Roman"/>
                <w:i/>
                <w:sz w:val="22"/>
                <w:szCs w:val="22"/>
              </w:rPr>
              <w:t>% Cash sales</w:t>
            </w:r>
          </w:p>
        </w:tc>
      </w:tr>
      <w:tr>
        <w:trPr>
          <w:gridAfter w:val="1"/>
          <w:wAfter w:w="8" w:type="dxa"/>
        </w:trPr>
        <w:tc>
          <w:tcPr>
            <w:tcW w:w="1115" w:type="dxa"/>
          </w:tcPr>
          <w:p>
            <w:pPr>
              <w:rPr>
                <w:rFonts w:ascii="Times New Roman" w:hAnsi="Times New Roman" w:cs="Times New Roman"/>
                <w:sz w:val="22"/>
                <w:szCs w:val="22"/>
              </w:rPr>
            </w:pPr>
            <w:r>
              <w:rPr>
                <w:rFonts w:ascii="Times New Roman" w:hAnsi="Times New Roman" w:cs="Times New Roman"/>
              </w:rPr>
              <w:t>Ghana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0.3</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29.6</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76.6</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7.7</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78.6</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43.6</w:t>
            </w:r>
          </w:p>
        </w:tc>
      </w:tr>
      <w:tr>
        <w:trPr>
          <w:gridAfter w:val="1"/>
          <w:wAfter w:w="8" w:type="dxa"/>
        </w:trPr>
        <w:tc>
          <w:tcPr>
            <w:tcW w:w="1115" w:type="dxa"/>
          </w:tcPr>
          <w:p>
            <w:pPr>
              <w:rPr>
                <w:rFonts w:ascii="Times New Roman" w:hAnsi="Times New Roman" w:cs="Times New Roman"/>
                <w:sz w:val="22"/>
                <w:szCs w:val="22"/>
              </w:rPr>
            </w:pPr>
            <w:r>
              <w:rPr>
                <w:rFonts w:ascii="Times New Roman" w:hAnsi="Times New Roman" w:cs="Times New Roman"/>
              </w:rPr>
              <w:t>Ethiopia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1.2</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20.2</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70.0</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10.9</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72.9</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19.2</w:t>
            </w:r>
          </w:p>
        </w:tc>
      </w:tr>
      <w:tr>
        <w:trPr>
          <w:gridAfter w:val="1"/>
          <w:wAfter w:w="8" w:type="dxa"/>
        </w:trPr>
        <w:tc>
          <w:tcPr>
            <w:tcW w:w="1115" w:type="dxa"/>
          </w:tcPr>
          <w:p>
            <w:pPr>
              <w:rPr>
                <w:rFonts w:ascii="Times New Roman" w:hAnsi="Times New Roman" w:cs="Times New Roman"/>
                <w:sz w:val="22"/>
                <w:szCs w:val="22"/>
              </w:rPr>
            </w:pPr>
            <w:r>
              <w:rPr>
                <w:rFonts w:ascii="Times New Roman" w:hAnsi="Times New Roman" w:cs="Times New Roman"/>
              </w:rPr>
              <w:t>Tanzania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0.3</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28.1</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73.4</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12.5</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76.4</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32.6</w:t>
            </w:r>
          </w:p>
        </w:tc>
      </w:tr>
      <w:tr>
        <w:tc>
          <w:tcPr>
            <w:tcW w:w="8516" w:type="dxa"/>
            <w:gridSpan w:val="9"/>
          </w:tcPr>
          <w:p>
            <w:pPr>
              <w:rPr>
                <w:rFonts w:ascii="Times New Roman" w:hAnsi="Times New Roman" w:cs="Times New Roman"/>
                <w:i/>
                <w:sz w:val="22"/>
                <w:szCs w:val="22"/>
              </w:rPr>
            </w:pPr>
            <w:r>
              <w:rPr>
                <w:rFonts w:ascii="Times New Roman" w:hAnsi="Times New Roman" w:cs="Times New Roman"/>
                <w:i/>
                <w:sz w:val="22"/>
                <w:szCs w:val="22"/>
              </w:rPr>
              <w:t>Mean income as ratio of subsistence household income</w:t>
            </w: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Ghana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1.0</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1.9</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2.7</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37.5</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41.3</w:t>
            </w:r>
          </w:p>
        </w:tc>
        <w:tc>
          <w:tcPr>
            <w:tcW w:w="978" w:type="dxa"/>
          </w:tcPr>
          <w:p>
            <w:pPr>
              <w:jc w:val="right"/>
              <w:rPr>
                <w:rFonts w:ascii="Times New Roman" w:hAnsi="Times New Roman" w:cs="Times New Roman"/>
                <w:sz w:val="22"/>
                <w:szCs w:val="22"/>
              </w:rPr>
            </w:pP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Ethiopia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1.0</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1.9</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2.6</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34.3</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42.1</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16.5</w:t>
            </w: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Tanzania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1.0</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1.7</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3.9</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9.7</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18.7</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8.5</w:t>
            </w:r>
          </w:p>
        </w:tc>
      </w:tr>
      <w:tr>
        <w:tc>
          <w:tcPr>
            <w:tcW w:w="8516" w:type="dxa"/>
            <w:gridSpan w:val="9"/>
          </w:tcPr>
          <w:p>
            <w:pPr>
              <w:rPr>
                <w:rFonts w:ascii="Times New Roman" w:hAnsi="Times New Roman" w:cs="Times New Roman"/>
                <w:i/>
                <w:sz w:val="22"/>
                <w:szCs w:val="22"/>
              </w:rPr>
            </w:pPr>
            <w:r>
              <w:rPr>
                <w:rFonts w:ascii="Times New Roman" w:hAnsi="Times New Roman" w:cs="Times New Roman"/>
                <w:i/>
                <w:sz w:val="22"/>
                <w:szCs w:val="22"/>
              </w:rPr>
              <w:t>Farm size (ha)</w:t>
            </w: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Ghana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0.80</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1.10</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1.30</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1.00</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1.10</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1.10</w:t>
            </w: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Ethiopia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1.52</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1.74</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0.83</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1.18</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0.58</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1.36</w:t>
            </w: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Tanzania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3.10</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3.40</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3.28</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3.35</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2.54</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2.72</w:t>
            </w:r>
          </w:p>
        </w:tc>
      </w:tr>
      <w:tr>
        <w:tc>
          <w:tcPr>
            <w:tcW w:w="8516" w:type="dxa"/>
            <w:gridSpan w:val="9"/>
          </w:tcPr>
          <w:p>
            <w:pPr>
              <w:rPr>
                <w:rFonts w:ascii="Times New Roman" w:hAnsi="Times New Roman" w:cs="Times New Roman"/>
                <w:i/>
                <w:sz w:val="22"/>
                <w:szCs w:val="22"/>
              </w:rPr>
            </w:pPr>
            <w:r>
              <w:rPr>
                <w:rFonts w:ascii="Times New Roman" w:hAnsi="Times New Roman" w:cs="Times New Roman"/>
                <w:i/>
                <w:sz w:val="22"/>
                <w:szCs w:val="22"/>
              </w:rPr>
              <w:t>Education of household head (years)</w:t>
            </w: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Ghana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3.10</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3.60</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4.10</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5.60</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5.80</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4.50</w:t>
            </w: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Ethiopia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1.46</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1.71</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1.82</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1.77</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3.28</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1.77</w:t>
            </w: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Tanzania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3.27</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4.10</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4.89</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4.93</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5.99</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4.86</w:t>
            </w:r>
          </w:p>
        </w:tc>
      </w:tr>
      <w:tr>
        <w:tc>
          <w:tcPr>
            <w:tcW w:w="8516" w:type="dxa"/>
            <w:gridSpan w:val="9"/>
          </w:tcPr>
          <w:p>
            <w:pPr>
              <w:rPr>
                <w:rFonts w:ascii="Times New Roman" w:hAnsi="Times New Roman" w:cs="Times New Roman"/>
                <w:i/>
                <w:sz w:val="22"/>
                <w:szCs w:val="22"/>
              </w:rPr>
            </w:pPr>
            <w:r>
              <w:rPr>
                <w:rFonts w:ascii="Times New Roman" w:hAnsi="Times New Roman" w:cs="Times New Roman"/>
                <w:i/>
                <w:sz w:val="22"/>
                <w:szCs w:val="22"/>
              </w:rPr>
              <w:t>% Female headed households</w:t>
            </w: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Ghana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30.1</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20.9</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20.7</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33.6</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26.2</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27.1</w:t>
            </w: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Ethiopia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20.5</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17.4</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12.2</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22.2</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8.6</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19.1</w:t>
            </w: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Tanzania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32.1</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22.8</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17.0</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31.7</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16.9</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26.0</w:t>
            </w:r>
          </w:p>
        </w:tc>
      </w:tr>
      <w:tr>
        <w:tc>
          <w:tcPr>
            <w:tcW w:w="8516" w:type="dxa"/>
            <w:gridSpan w:val="9"/>
          </w:tcPr>
          <w:p>
            <w:pPr>
              <w:rPr>
                <w:rFonts w:ascii="Times New Roman" w:hAnsi="Times New Roman" w:cs="Times New Roman"/>
                <w:sz w:val="22"/>
                <w:szCs w:val="22"/>
              </w:rPr>
            </w:pPr>
            <w:r>
              <w:rPr>
                <w:rFonts w:ascii="Times New Roman" w:hAnsi="Times New Roman" w:cs="Times New Roman"/>
                <w:sz w:val="22"/>
                <w:szCs w:val="22"/>
              </w:rPr>
              <w:t>Distance to road (km)</w:t>
            </w: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Ghana</w:t>
            </w:r>
          </w:p>
        </w:tc>
        <w:tc>
          <w:tcPr>
            <w:tcW w:w="1346" w:type="dxa"/>
          </w:tcPr>
          <w:p>
            <w:pPr>
              <w:jc w:val="right"/>
              <w:rPr>
                <w:rFonts w:ascii="Times New Roman" w:hAnsi="Times New Roman" w:cs="Times New Roman"/>
                <w:sz w:val="22"/>
                <w:szCs w:val="22"/>
              </w:rPr>
            </w:pPr>
            <w:r>
              <w:rPr>
                <w:rFonts w:ascii="Times New Roman" w:hAnsi="Times New Roman" w:cs="Times New Roman"/>
                <w:sz w:val="22"/>
                <w:szCs w:val="22"/>
              </w:rPr>
              <w:t>1.6</w:t>
            </w:r>
          </w:p>
        </w:tc>
        <w:tc>
          <w:tcPr>
            <w:tcW w:w="1276" w:type="dxa"/>
          </w:tcPr>
          <w:p>
            <w:pPr>
              <w:jc w:val="right"/>
              <w:rPr>
                <w:rFonts w:ascii="Times New Roman" w:hAnsi="Times New Roman" w:cs="Times New Roman"/>
                <w:sz w:val="22"/>
                <w:szCs w:val="22"/>
              </w:rPr>
            </w:pPr>
            <w:r>
              <w:rPr>
                <w:rFonts w:ascii="Times New Roman" w:hAnsi="Times New Roman" w:cs="Times New Roman"/>
                <w:sz w:val="22"/>
                <w:szCs w:val="22"/>
              </w:rPr>
              <w:t>1.2</w:t>
            </w:r>
          </w:p>
        </w:tc>
        <w:tc>
          <w:tcPr>
            <w:tcW w:w="1327" w:type="dxa"/>
            <w:gridSpan w:val="2"/>
          </w:tcPr>
          <w:p>
            <w:pPr>
              <w:jc w:val="right"/>
              <w:rPr>
                <w:rFonts w:ascii="Times New Roman" w:hAnsi="Times New Roman" w:cs="Times New Roman"/>
                <w:sz w:val="22"/>
                <w:szCs w:val="22"/>
              </w:rPr>
            </w:pPr>
            <w:r>
              <w:rPr>
                <w:rFonts w:ascii="Times New Roman" w:hAnsi="Times New Roman" w:cs="Times New Roman"/>
                <w:sz w:val="22"/>
                <w:szCs w:val="22"/>
              </w:rPr>
              <w:t>0.9</w:t>
            </w:r>
          </w:p>
        </w:tc>
        <w:tc>
          <w:tcPr>
            <w:tcW w:w="1140" w:type="dxa"/>
          </w:tcPr>
          <w:p>
            <w:pPr>
              <w:jc w:val="right"/>
              <w:rPr>
                <w:rFonts w:ascii="Times New Roman" w:hAnsi="Times New Roman" w:cs="Times New Roman"/>
                <w:sz w:val="22"/>
                <w:szCs w:val="22"/>
              </w:rPr>
            </w:pPr>
            <w:r>
              <w:rPr>
                <w:rFonts w:ascii="Times New Roman" w:hAnsi="Times New Roman" w:cs="Times New Roman"/>
                <w:sz w:val="22"/>
                <w:szCs w:val="22"/>
              </w:rPr>
              <w:t>0.3</w:t>
            </w:r>
          </w:p>
        </w:tc>
        <w:tc>
          <w:tcPr>
            <w:tcW w:w="1326" w:type="dxa"/>
          </w:tcPr>
          <w:p>
            <w:pPr>
              <w:jc w:val="right"/>
              <w:rPr>
                <w:rFonts w:ascii="Times New Roman" w:hAnsi="Times New Roman" w:cs="Times New Roman"/>
                <w:sz w:val="22"/>
                <w:szCs w:val="22"/>
              </w:rPr>
            </w:pPr>
            <w:r>
              <w:rPr>
                <w:rFonts w:ascii="Times New Roman" w:hAnsi="Times New Roman" w:cs="Times New Roman"/>
                <w:sz w:val="22"/>
                <w:szCs w:val="22"/>
              </w:rPr>
              <w:t>0.3</w:t>
            </w:r>
          </w:p>
        </w:tc>
        <w:tc>
          <w:tcPr>
            <w:tcW w:w="978" w:type="dxa"/>
          </w:tcPr>
          <w:p>
            <w:pPr>
              <w:jc w:val="right"/>
              <w:rPr>
                <w:rFonts w:ascii="Times New Roman" w:hAnsi="Times New Roman" w:cs="Times New Roman"/>
                <w:sz w:val="22"/>
                <w:szCs w:val="22"/>
              </w:rPr>
            </w:pPr>
            <w:r>
              <w:rPr>
                <w:rFonts w:ascii="Times New Roman" w:hAnsi="Times New Roman" w:cs="Times New Roman"/>
                <w:sz w:val="22"/>
                <w:szCs w:val="22"/>
              </w:rPr>
              <w:t>0.7</w:t>
            </w: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Ethiopia</w:t>
            </w:r>
          </w:p>
        </w:tc>
        <w:tc>
          <w:tcPr>
            <w:tcW w:w="1346" w:type="dxa"/>
          </w:tcPr>
          <w:p>
            <w:pPr>
              <w:jc w:val="right"/>
              <w:rPr>
                <w:rFonts w:ascii="Times New Roman" w:hAnsi="Times New Roman" w:cs="Times New Roman"/>
                <w:sz w:val="22"/>
                <w:szCs w:val="22"/>
              </w:rPr>
            </w:pPr>
          </w:p>
        </w:tc>
        <w:tc>
          <w:tcPr>
            <w:tcW w:w="1276" w:type="dxa"/>
          </w:tcPr>
          <w:p>
            <w:pPr>
              <w:jc w:val="right"/>
              <w:rPr>
                <w:rFonts w:ascii="Times New Roman" w:hAnsi="Times New Roman" w:cs="Times New Roman"/>
                <w:sz w:val="22"/>
                <w:szCs w:val="22"/>
              </w:rPr>
            </w:pPr>
          </w:p>
        </w:tc>
        <w:tc>
          <w:tcPr>
            <w:tcW w:w="1327" w:type="dxa"/>
            <w:gridSpan w:val="2"/>
          </w:tcPr>
          <w:p>
            <w:pPr>
              <w:jc w:val="right"/>
              <w:rPr>
                <w:rFonts w:ascii="Times New Roman" w:hAnsi="Times New Roman" w:cs="Times New Roman"/>
                <w:sz w:val="22"/>
                <w:szCs w:val="22"/>
              </w:rPr>
            </w:pPr>
          </w:p>
        </w:tc>
        <w:tc>
          <w:tcPr>
            <w:tcW w:w="1140" w:type="dxa"/>
          </w:tcPr>
          <w:p>
            <w:pPr>
              <w:jc w:val="right"/>
              <w:rPr>
                <w:rFonts w:ascii="Times New Roman" w:hAnsi="Times New Roman" w:cs="Times New Roman"/>
                <w:sz w:val="22"/>
                <w:szCs w:val="22"/>
              </w:rPr>
            </w:pPr>
          </w:p>
        </w:tc>
        <w:tc>
          <w:tcPr>
            <w:tcW w:w="1326" w:type="dxa"/>
          </w:tcPr>
          <w:p>
            <w:pPr>
              <w:jc w:val="right"/>
              <w:rPr>
                <w:rFonts w:ascii="Times New Roman" w:hAnsi="Times New Roman" w:cs="Times New Roman"/>
                <w:sz w:val="22"/>
                <w:szCs w:val="22"/>
              </w:rPr>
            </w:pPr>
          </w:p>
        </w:tc>
        <w:tc>
          <w:tcPr>
            <w:tcW w:w="978" w:type="dxa"/>
          </w:tcPr>
          <w:p>
            <w:pPr>
              <w:jc w:val="right"/>
              <w:rPr>
                <w:rFonts w:ascii="Times New Roman" w:hAnsi="Times New Roman" w:cs="Times New Roman"/>
                <w:sz w:val="22"/>
                <w:szCs w:val="22"/>
              </w:rPr>
            </w:pPr>
          </w:p>
        </w:tc>
      </w:tr>
      <w:tr>
        <w:trPr>
          <w:gridAfter w:val="1"/>
          <w:wAfter w:w="8" w:type="dxa"/>
        </w:trPr>
        <w:tc>
          <w:tcPr>
            <w:tcW w:w="1115" w:type="dxa"/>
          </w:tcPr>
          <w:p>
            <w:pPr>
              <w:rPr>
                <w:rFonts w:ascii="Times New Roman" w:hAnsi="Times New Roman" w:cs="Times New Roman"/>
              </w:rPr>
            </w:pPr>
            <w:r>
              <w:rPr>
                <w:rFonts w:ascii="Times New Roman" w:hAnsi="Times New Roman" w:cs="Times New Roman"/>
              </w:rPr>
              <w:t>Tanzania</w:t>
            </w:r>
          </w:p>
        </w:tc>
        <w:tc>
          <w:tcPr>
            <w:tcW w:w="1346" w:type="dxa"/>
          </w:tcPr>
          <w:p>
            <w:pPr>
              <w:jc w:val="right"/>
              <w:rPr>
                <w:rFonts w:ascii="Times New Roman" w:hAnsi="Times New Roman" w:cs="Times New Roman"/>
                <w:sz w:val="22"/>
                <w:szCs w:val="22"/>
              </w:rPr>
            </w:pPr>
          </w:p>
        </w:tc>
        <w:tc>
          <w:tcPr>
            <w:tcW w:w="1276" w:type="dxa"/>
          </w:tcPr>
          <w:p>
            <w:pPr>
              <w:jc w:val="right"/>
              <w:rPr>
                <w:rFonts w:ascii="Times New Roman" w:hAnsi="Times New Roman" w:cs="Times New Roman"/>
                <w:sz w:val="22"/>
                <w:szCs w:val="22"/>
              </w:rPr>
            </w:pPr>
          </w:p>
        </w:tc>
        <w:tc>
          <w:tcPr>
            <w:tcW w:w="1327" w:type="dxa"/>
            <w:gridSpan w:val="2"/>
          </w:tcPr>
          <w:p>
            <w:pPr>
              <w:jc w:val="right"/>
              <w:rPr>
                <w:rFonts w:ascii="Times New Roman" w:hAnsi="Times New Roman" w:cs="Times New Roman"/>
                <w:sz w:val="22"/>
                <w:szCs w:val="22"/>
              </w:rPr>
            </w:pPr>
          </w:p>
        </w:tc>
        <w:tc>
          <w:tcPr>
            <w:tcW w:w="1140" w:type="dxa"/>
          </w:tcPr>
          <w:p>
            <w:pPr>
              <w:jc w:val="right"/>
              <w:rPr>
                <w:rFonts w:ascii="Times New Roman" w:hAnsi="Times New Roman" w:cs="Times New Roman"/>
                <w:sz w:val="22"/>
                <w:szCs w:val="22"/>
              </w:rPr>
            </w:pPr>
          </w:p>
        </w:tc>
        <w:tc>
          <w:tcPr>
            <w:tcW w:w="1326" w:type="dxa"/>
          </w:tcPr>
          <w:p>
            <w:pPr>
              <w:jc w:val="right"/>
              <w:rPr>
                <w:rFonts w:ascii="Times New Roman" w:hAnsi="Times New Roman" w:cs="Times New Roman"/>
                <w:sz w:val="22"/>
                <w:szCs w:val="22"/>
              </w:rPr>
            </w:pPr>
          </w:p>
        </w:tc>
        <w:tc>
          <w:tcPr>
            <w:tcW w:w="978" w:type="dxa"/>
          </w:tcPr>
          <w:p>
            <w:pPr>
              <w:jc w:val="right"/>
              <w:rPr>
                <w:rFonts w:ascii="Times New Roman" w:hAnsi="Times New Roman" w:cs="Times New Roman"/>
                <w:sz w:val="22"/>
                <w:szCs w:val="22"/>
              </w:rPr>
            </w:pPr>
          </w:p>
        </w:tc>
      </w:tr>
    </w:tbl>
    <w:p>
      <w:pPr>
        <w:rPr>
          <w:ins w:id="105" w:author="Stanley Wood" w:date="2017-07-30T18:50:00Z"/>
          <w:rFonts w:ascii="Times New Roman" w:hAnsi="Times New Roman" w:cs="Times New Roman"/>
          <w:sz w:val="22"/>
          <w:szCs w:val="22"/>
          <w:lang w:val="en-GB"/>
        </w:rPr>
      </w:pPr>
      <w:ins w:id="106" w:author="Stanley Wood" w:date="2017-07-30T18:50:00Z">
        <w:r>
          <w:rPr>
            <w:rFonts w:ascii="Times New Roman" w:hAnsi="Times New Roman" w:cs="Times New Roman"/>
            <w:sz w:val="22"/>
            <w:szCs w:val="22"/>
            <w:lang w:val="en-GB"/>
          </w:rPr>
          <w:t>Source: Authors’ calculations using the nationally representative household survey data.</w:t>
        </w:r>
      </w:ins>
    </w:p>
    <w:p>
      <w:pPr>
        <w:rPr>
          <w:del w:id="107" w:author="Stanley Wood" w:date="2017-07-30T18:50:00Z"/>
          <w:rFonts w:ascii="Times New Roman" w:hAnsi="Times New Roman" w:cs="Times New Roman"/>
        </w:rPr>
      </w:pPr>
      <w:del w:id="108" w:author="Stanley Wood" w:date="2017-07-30T18:50:00Z">
        <w:r>
          <w:rPr>
            <w:rFonts w:ascii="Times New Roman" w:hAnsi="Times New Roman" w:cs="Times New Roman"/>
            <w:sz w:val="22"/>
            <w:szCs w:val="22"/>
            <w:lang w:val="en-GB"/>
          </w:rPr>
          <w:delText>Source: Authors’ calculations using the latest LSMS data.</w:delText>
        </w:r>
      </w:del>
    </w:p>
    <w:p>
      <w:pPr>
        <w:rPr>
          <w:b/>
        </w:rPr>
      </w:pPr>
    </w:p>
    <w:p>
      <w:pPr>
        <w:widowControl w:val="0"/>
        <w:autoSpaceDE w:val="0"/>
        <w:autoSpaceDN w:val="0"/>
        <w:adjustRightInd w:val="0"/>
        <w:rPr>
          <w:rFonts w:ascii="Times New Roman" w:hAnsi="Times New Roman" w:cs="Times New Roman"/>
        </w:rPr>
      </w:pPr>
      <w:r>
        <w:rPr>
          <w:rFonts w:ascii="Times New Roman" w:hAnsi="Times New Roman" w:cs="Times New Roman"/>
        </w:rPr>
        <w:t>A helpful feature of the typology in Table A.1 is that it has an implicit spatial dimension. Commercial farming is more likely to be found in areas with good agricultural potential; quick access to urban markets may also be important, especially for the production of high value but perishable commodities. Nonfarm income earning opportunities for diversifying household income are more likely in areas with good access to roads and urban centers. Subsistence farmers might be expected to concentrate in less favored areas with poor agricultural potential and poor market access. Since agricultural potential and access to markets and urban centers can be mapped, it is possible to use spatially</w:t>
      </w:r>
      <w:ins w:id="109" w:author="Stanley Wood" w:date="2017-07-30T18:52:00Z">
        <w:r>
          <w:rPr>
            <w:rFonts w:ascii="Times New Roman" w:hAnsi="Times New Roman" w:cs="Times New Roman"/>
          </w:rPr>
          <w:t>-</w:t>
        </w:r>
      </w:ins>
      <w:del w:id="110" w:author="Stanley Wood" w:date="2017-07-30T18:52:00Z">
        <w:r>
          <w:rPr>
            <w:rFonts w:ascii="Times New Roman" w:hAnsi="Times New Roman" w:cs="Times New Roman"/>
          </w:rPr>
          <w:delText xml:space="preserve"> </w:delText>
        </w:r>
      </w:del>
      <w:r>
        <w:rPr>
          <w:rFonts w:ascii="Times New Roman" w:hAnsi="Times New Roman" w:cs="Times New Roman"/>
        </w:rPr>
        <w:t xml:space="preserve">referenced data on these variables to identify </w:t>
      </w:r>
      <w:ins w:id="111" w:author="Stanley Wood" w:date="2017-07-30T18:52:00Z">
        <w:r>
          <w:rPr>
            <w:rFonts w:ascii="Times New Roman" w:hAnsi="Times New Roman" w:cs="Times New Roman"/>
          </w:rPr>
          <w:t xml:space="preserve">geographic </w:t>
        </w:r>
      </w:ins>
      <w:r>
        <w:rPr>
          <w:rFonts w:ascii="Times New Roman" w:hAnsi="Times New Roman" w:cs="Times New Roman"/>
        </w:rPr>
        <w:t xml:space="preserve">areas </w:t>
      </w:r>
      <w:del w:id="112" w:author="Stanley Wood" w:date="2017-07-30T18:52:00Z">
        <w:r>
          <w:rPr>
            <w:rFonts w:ascii="Times New Roman" w:hAnsi="Times New Roman" w:cs="Times New Roman"/>
          </w:rPr>
          <w:delText xml:space="preserve">on maps </w:delText>
        </w:r>
      </w:del>
      <w:r>
        <w:rPr>
          <w:rFonts w:ascii="Times New Roman" w:hAnsi="Times New Roman" w:cs="Times New Roman"/>
        </w:rPr>
        <w:t xml:space="preserve">where different types of small farms are likely to be concentrated. </w:t>
      </w:r>
    </w:p>
    <w:p>
      <w:pPr>
        <w:widowControl w:val="0"/>
        <w:autoSpaceDE w:val="0"/>
        <w:autoSpaceDN w:val="0"/>
        <w:adjustRightInd w:val="0"/>
        <w:rPr>
          <w:rFonts w:ascii="Times New Roman" w:hAnsi="Times New Roman" w:cs="Times New Roman"/>
        </w:rPr>
      </w:pPr>
    </w:p>
    <w:p>
      <w:pPr>
        <w:widowControl w:val="0"/>
        <w:autoSpaceDE w:val="0"/>
        <w:autoSpaceDN w:val="0"/>
        <w:adjustRightInd w:val="0"/>
        <w:rPr>
          <w:rFonts w:ascii="Times New Roman" w:hAnsi="Times New Roman" w:cs="Times New Roman"/>
        </w:rPr>
      </w:pPr>
      <w:r>
        <w:rPr>
          <w:rFonts w:ascii="Times New Roman" w:hAnsi="Times New Roman" w:cs="Times New Roman"/>
        </w:rPr>
        <w:t xml:space="preserve">The approach is illustrated in Figure A.1 for Tanzania. Here the country has been segmented into spatial units by overlaying maps of agricultural potential with </w:t>
      </w:r>
      <w:ins w:id="113" w:author="Stanley Wood" w:date="2017-07-30T18:56:00Z">
        <w:r>
          <w:rPr>
            <w:rFonts w:ascii="Times New Roman" w:hAnsi="Times New Roman" w:cs="Times New Roman"/>
          </w:rPr>
          <w:t xml:space="preserve">time of travel </w:t>
        </w:r>
      </w:ins>
      <w:del w:id="114" w:author="Stanley Wood" w:date="2017-07-30T18:56:00Z">
        <w:r>
          <w:rPr>
            <w:rFonts w:ascii="Times New Roman" w:hAnsi="Times New Roman" w:cs="Times New Roman"/>
          </w:rPr>
          <w:delText xml:space="preserve">distance </w:delText>
        </w:r>
      </w:del>
      <w:r>
        <w:rPr>
          <w:rFonts w:ascii="Times New Roman" w:hAnsi="Times New Roman" w:cs="Times New Roman"/>
        </w:rPr>
        <w:t xml:space="preserve">to a marketing center with at least 100,000 people. Agricultural potential is assessed as suitability for rainfed farming using data on soils, temperature and rainfall. For simplicity, only </w:t>
      </w:r>
      <w:ins w:id="115" w:author="Stanley Wood" w:date="2017-07-30T18:54:00Z">
        <w:r>
          <w:rPr>
            <w:rFonts w:ascii="Times New Roman" w:hAnsi="Times New Roman" w:cs="Times New Roman"/>
          </w:rPr>
          <w:t>two categories (</w:t>
        </w:r>
      </w:ins>
      <w:r>
        <w:rPr>
          <w:rFonts w:ascii="Times New Roman" w:hAnsi="Times New Roman" w:cs="Times New Roman"/>
        </w:rPr>
        <w:t>low and high</w:t>
      </w:r>
      <w:ins w:id="116" w:author="Stanley Wood" w:date="2017-07-30T18:54:00Z">
        <w:r>
          <w:rPr>
            <w:rFonts w:ascii="Times New Roman" w:hAnsi="Times New Roman" w:cs="Times New Roman"/>
          </w:rPr>
          <w:t xml:space="preserve">) </w:t>
        </w:r>
      </w:ins>
      <w:del w:id="117" w:author="Stanley Wood" w:date="2017-07-30T18:54:00Z">
        <w:r>
          <w:rPr>
            <w:rFonts w:ascii="Times New Roman" w:hAnsi="Times New Roman" w:cs="Times New Roman"/>
          </w:rPr>
          <w:delText xml:space="preserve"> </w:delText>
        </w:r>
      </w:del>
      <w:del w:id="118" w:author="Stanley Wood" w:date="2017-07-30T18:55:00Z">
        <w:r>
          <w:rPr>
            <w:rFonts w:ascii="Times New Roman" w:hAnsi="Times New Roman" w:cs="Times New Roman"/>
          </w:rPr>
          <w:delText xml:space="preserve">values </w:delText>
        </w:r>
      </w:del>
      <w:r>
        <w:rPr>
          <w:rFonts w:ascii="Times New Roman" w:hAnsi="Times New Roman" w:cs="Times New Roman"/>
        </w:rPr>
        <w:t xml:space="preserve">are used for each segmenting variable, and this leads to four types of segments: lo-lo, lo-hi, hi-lo, and hi-hi, in terms of agricultural potential and market access, respectively. </w:t>
      </w:r>
    </w:p>
    <w:p>
      <w:pPr>
        <w:widowControl w:val="0"/>
        <w:autoSpaceDE w:val="0"/>
        <w:autoSpaceDN w:val="0"/>
        <w:adjustRightInd w:val="0"/>
        <w:rPr>
          <w:rFonts w:ascii="Times New Roman" w:hAnsi="Times New Roman" w:cs="Times New Roman"/>
        </w:rPr>
      </w:pPr>
    </w:p>
    <w:p>
      <w:pPr/>
      <w:r>
        <w:rPr>
          <w:rFonts w:ascii="Times New Roman" w:hAnsi="Times New Roman" w:cs="Times New Roman"/>
        </w:rPr>
        <w:t xml:space="preserve">More refined analysis is of course possible, but even this coarse level of spatial segmentation shows some interesting relationships in terms of locating different types of small farms. Table A.3 cross-tabulates the percentage of each of the five small farm types against </w:t>
      </w:r>
      <w:del w:id="119" w:author="BACOU, Melanie" w:date="2017-07-30T23:57:54Z">
        <w:r>
          <w:rPr>
            <w:rFonts w:ascii="Times New Roman" w:hAnsi="Times New Roman" w:cs="Times New Roman"/>
          </w:rPr>
          <w:delText>t</w:delText>
        </w:r>
      </w:del>
      <w:del w:id="120" w:author="BACOU, Melanie" w:date="2017-07-30T23:57:55Z">
        <w:r>
          <w:rPr>
            <w:rFonts w:ascii="Times New Roman" w:hAnsi="Times New Roman" w:cs="Times New Roman"/>
          </w:rPr>
          <w:delText xml:space="preserve">he </w:delText>
        </w:r>
      </w:del>
      <w:r>
        <w:rPr>
          <w:rFonts w:ascii="Times New Roman" w:hAnsi="Times New Roman" w:cs="Times New Roman"/>
        </w:rPr>
        <w:t xml:space="preserve">four </w:t>
      </w:r>
      <w:del w:id="121" w:author="BACOU, Melanie" w:date="2017-07-30T23:57:59Z">
        <w:r>
          <w:rPr>
            <w:rFonts w:ascii="Times New Roman" w:hAnsi="Times New Roman" w:cs="Times New Roman"/>
          </w:rPr>
          <w:delText>differe</w:delText>
        </w:r>
      </w:del>
      <w:del w:id="122" w:author="BACOU, Melanie" w:date="2017-07-30T23:58:00Z">
        <w:r>
          <w:rPr>
            <w:rFonts w:ascii="Times New Roman" w:hAnsi="Times New Roman" w:cs="Times New Roman"/>
          </w:rPr>
          <w:delText>nt types o</w:delText>
        </w:r>
      </w:del>
      <w:del w:id="123" w:author="BACOU, Melanie" w:date="2017-07-30T23:58:01Z">
        <w:r>
          <w:rPr>
            <w:rFonts w:ascii="Times New Roman" w:hAnsi="Times New Roman" w:cs="Times New Roman"/>
          </w:rPr>
          <w:delText xml:space="preserve">f </w:delText>
        </w:r>
      </w:del>
      <w:r>
        <w:rPr>
          <w:rFonts w:ascii="Times New Roman" w:hAnsi="Times New Roman" w:cs="Times New Roman"/>
        </w:rPr>
        <w:t>spatial segments. We do not attempt to map the households to individual spatial units on the map because the sample sizes are too small. But</w:t>
      </w:r>
      <w:ins w:id="124" w:author="Stanley Wood" w:date="2017-07-30T18:57:00Z">
        <w:r>
          <w:rPr>
            <w:rFonts w:ascii="Times New Roman" w:hAnsi="Times New Roman" w:cs="Times New Roman"/>
          </w:rPr>
          <w:t>,</w:t>
        </w:r>
      </w:ins>
      <w:r>
        <w:rPr>
          <w:rFonts w:ascii="Times New Roman" w:hAnsi="Times New Roman" w:cs="Times New Roman"/>
        </w:rPr>
        <w:t xml:space="preserve"> even at an aggregate level, some patterns can be observed. For example, pre-commercial farms are more concentrated in </w:t>
      </w:r>
      <w:ins w:id="125" w:author="BACOU, Melanie" w:date="2017-07-30T23:58:33Z">
        <w:r>
          <w:rPr>
            <w:rFonts w:ascii="Times New Roman" w:hAnsi="Times New Roman" w:cs="Times New Roman"/>
          </w:rPr>
          <w:t>areas of</w:t>
        </w:r>
      </w:ins>
      <w:ins w:id="126" w:author="BACOU, Melanie" w:date="2017-07-30T23:58:34Z">
        <w:r>
          <w:rPr>
            <w:rFonts w:ascii="Times New Roman" w:hAnsi="Times New Roman" w:cs="Times New Roman"/>
          </w:rPr>
          <w:t xml:space="preserve"> </w:t>
        </w:r>
      </w:ins>
      <w:ins w:id="127" w:author="BACOU, Melanie" w:date="2017-07-30T23:58:35Z">
        <w:r>
          <w:rPr>
            <w:rFonts w:ascii="Times New Roman" w:hAnsi="Times New Roman" w:cs="Times New Roman"/>
          </w:rPr>
          <w:t>low</w:t>
        </w:r>
      </w:ins>
      <w:ins w:id="128" w:author="BACOU, Melanie" w:date="2017-07-30T23:58:36Z">
        <w:r>
          <w:rPr>
            <w:rFonts w:ascii="Times New Roman" w:hAnsi="Times New Roman" w:cs="Times New Roman"/>
          </w:rPr>
          <w:t xml:space="preserve"> mark</w:t>
        </w:r>
      </w:ins>
      <w:ins w:id="129" w:author="BACOU, Melanie" w:date="2017-07-30T23:58:37Z">
        <w:r>
          <w:rPr>
            <w:rFonts w:ascii="Times New Roman" w:hAnsi="Times New Roman" w:cs="Times New Roman"/>
          </w:rPr>
          <w:t>et acce</w:t>
        </w:r>
      </w:ins>
      <w:ins w:id="130" w:author="BACOU, Melanie" w:date="2017-07-30T23:58:38Z">
        <w:r>
          <w:rPr>
            <w:rFonts w:ascii="Times New Roman" w:hAnsi="Times New Roman" w:cs="Times New Roman"/>
          </w:rPr>
          <w:t xml:space="preserve">ss and </w:t>
        </w:r>
      </w:ins>
      <w:ins w:id="131" w:author="BACOU, Melanie" w:date="2017-07-30T23:58:39Z">
        <w:r>
          <w:rPr>
            <w:rFonts w:ascii="Times New Roman" w:hAnsi="Times New Roman" w:cs="Times New Roman"/>
          </w:rPr>
          <w:t>low</w:t>
        </w:r>
      </w:ins>
      <w:ins w:id="132" w:author="BACOU, Melanie" w:date="2017-07-30T23:58:40Z">
        <w:r>
          <w:rPr>
            <w:rFonts w:ascii="Times New Roman" w:hAnsi="Times New Roman" w:cs="Times New Roman"/>
          </w:rPr>
          <w:t xml:space="preserve"> agric</w:t>
        </w:r>
      </w:ins>
      <w:ins w:id="133" w:author="BACOU, Melanie" w:date="2017-07-30T23:58:42Z">
        <w:r>
          <w:rPr>
            <w:rFonts w:ascii="Times New Roman" w:hAnsi="Times New Roman" w:cs="Times New Roman"/>
          </w:rPr>
          <w:t>ultur</w:t>
        </w:r>
      </w:ins>
      <w:ins w:id="134" w:author="BACOU, Melanie" w:date="2017-07-30T23:58:43Z">
        <w:r>
          <w:rPr>
            <w:rFonts w:ascii="Times New Roman" w:hAnsi="Times New Roman" w:cs="Times New Roman"/>
          </w:rPr>
          <w:t>al poten</w:t>
        </w:r>
      </w:ins>
      <w:ins w:id="135" w:author="BACOU, Melanie" w:date="2017-07-30T23:58:44Z">
        <w:r>
          <w:rPr>
            <w:rFonts w:ascii="Times New Roman" w:hAnsi="Times New Roman" w:cs="Times New Roman"/>
          </w:rPr>
          <w:t>tial</w:t>
        </w:r>
      </w:ins>
      <w:ins w:id="136" w:author="BACOU, Melanie" w:date="2017-07-30T23:58:45Z">
        <w:r>
          <w:rPr>
            <w:rFonts w:ascii="Times New Roman" w:hAnsi="Times New Roman" w:cs="Times New Roman"/>
          </w:rPr>
          <w:t xml:space="preserve"> </w:t>
        </w:r>
      </w:ins>
      <w:ins w:id="137" w:author="BACOU, Melanie" w:date="2017-07-30T23:58:27Z">
        <w:r>
          <w:rPr>
            <w:rFonts w:ascii="Times New Roman" w:hAnsi="Times New Roman" w:cs="Times New Roman"/>
          </w:rPr>
          <w:t>(</w:t>
        </w:r>
      </w:ins>
      <w:r>
        <w:rPr>
          <w:rFonts w:ascii="Times New Roman" w:hAnsi="Times New Roman" w:cs="Times New Roman"/>
        </w:rPr>
        <w:t>LoLo</w:t>
      </w:r>
      <w:ins w:id="138" w:author="BACOU, Melanie" w:date="2017-07-30T23:58:29Z">
        <w:r>
          <w:rPr>
            <w:rFonts w:ascii="Times New Roman" w:hAnsi="Times New Roman" w:cs="Times New Roman"/>
          </w:rPr>
          <w:t>)</w:t>
        </w:r>
      </w:ins>
      <w:r>
        <w:rPr>
          <w:rFonts w:ascii="Times New Roman" w:hAnsi="Times New Roman" w:cs="Times New Roman"/>
        </w:rPr>
        <w:t xml:space="preserve"> and </w:t>
      </w:r>
      <w:ins w:id="139" w:author="BACOU, Melanie" w:date="2017-07-30T23:59:00Z">
        <w:r>
          <w:rPr>
            <w:rFonts w:ascii="Times New Roman" w:hAnsi="Times New Roman" w:cs="Times New Roman"/>
          </w:rPr>
          <w:t xml:space="preserve">in </w:t>
        </w:r>
      </w:ins>
      <w:r>
        <w:rPr>
          <w:rFonts w:ascii="Times New Roman" w:hAnsi="Times New Roman" w:cs="Times New Roman"/>
        </w:rPr>
        <w:t xml:space="preserve">HiLo areas, suggesting that they are being held back from becoming more successful commercial farms by poor market access, and sometimes also by agricultural potential. Specialized commercial farms are more concentrated in HiLo areas, suggesting that market access may be a constraint for them too. Surprisingly, few specialized commercial farmers are concentrated in the HiHi </w:t>
      </w:r>
      <w:ins w:id="140" w:author="BACOU, Melanie" w:date="2017-07-30T23:59:30Z">
        <w:r>
          <w:rPr>
            <w:rFonts w:ascii="Times New Roman" w:hAnsi="Times New Roman" w:cs="Times New Roman"/>
          </w:rPr>
          <w:t>s</w:t>
        </w:r>
      </w:ins>
      <w:ins w:id="141" w:author="BACOU, Melanie" w:date="2017-07-30T23:59:31Z">
        <w:r>
          <w:rPr>
            <w:rFonts w:ascii="Times New Roman" w:hAnsi="Times New Roman" w:cs="Times New Roman"/>
          </w:rPr>
          <w:t>pat</w:t>
        </w:r>
      </w:ins>
      <w:ins w:id="142" w:author="BACOU, Melanie" w:date="2017-07-30T23:59:32Z">
        <w:r>
          <w:rPr>
            <w:rFonts w:ascii="Times New Roman" w:hAnsi="Times New Roman" w:cs="Times New Roman"/>
          </w:rPr>
          <w:t>ial seg</w:t>
        </w:r>
      </w:ins>
      <w:ins w:id="143" w:author="BACOU, Melanie" w:date="2017-07-30T23:59:33Z">
        <w:r>
          <w:rPr>
            <w:rFonts w:ascii="Times New Roman" w:hAnsi="Times New Roman" w:cs="Times New Roman"/>
          </w:rPr>
          <w:t>ment</w:t>
        </w:r>
      </w:ins>
      <w:r>
        <w:rPr>
          <w:rFonts w:ascii="Times New Roman" w:hAnsi="Times New Roman" w:cs="Times New Roman"/>
        </w:rPr>
        <w:t>, seemingly because in those areas with good access to urban nonfarm opportunities they either become diversified commercial farms or transition households. Subsistence farmers are more concentrated in LoHi and HiLo areas, but are also well represented in the other spatial segments too. It would seem that factors other than agricultural potential and urban access are helping to keep these households poor. Much richer results can be expected with more disaggregated levels of spatial definition, and by mapping households into spatial units at regional rather than national levels. This work is ongoing for Tanzania and several other African countries, and could be used as aid in targeting future development assistance to small farms.</w:t>
      </w:r>
    </w:p>
    <w:p>
      <w:pPr>
        <w:tabs>
          <w:tab w:val="left" w:pos="5693"/>
        </w:tabs>
      </w:pPr>
    </w:p>
    <w:p>
      <w:pPr>
        <w:rPr>
          <w:b/>
        </w:rPr>
      </w:pPr>
      <w:del w:id="144" w:author="Stanley Wood" w:date="2017-07-30T19:00:00Z">
        <w:r>
          <w:rPr>
            <w:rFonts w:ascii="Times New Roman" w:hAnsi="Times New Roman" w:cs="Times New Roman"/>
            <w:sz w:val="22"/>
            <w:szCs w:val="22"/>
          </w:rPr>
          <w:delText xml:space="preserve"> </w:delText>
        </w:r>
      </w:del>
      <w:r>
        <w:rPr>
          <w:rFonts w:ascii="Times New Roman" w:hAnsi="Times New Roman" w:cs="Times New Roman"/>
        </w:rPr>
        <w:t>Within sp</w:t>
      </w:r>
      <w:ins w:id="145" w:author="Stanley Wood" w:date="2017-07-30T19:01:00Z">
        <w:r>
          <w:rPr>
            <w:rFonts w:ascii="Times New Roman" w:hAnsi="Times New Roman" w:cs="Times New Roman"/>
          </w:rPr>
          <w:t xml:space="preserve">ecific geographic </w:t>
        </w:r>
      </w:ins>
      <w:del w:id="146" w:author="Stanley Wood" w:date="2017-07-30T19:01:00Z">
        <w:r>
          <w:rPr>
            <w:rFonts w:ascii="Times New Roman" w:hAnsi="Times New Roman" w:cs="Times New Roman"/>
          </w:rPr>
          <w:delText xml:space="preserve">atial </w:delText>
        </w:r>
      </w:del>
      <w:r>
        <w:rPr>
          <w:rFonts w:ascii="Times New Roman" w:hAnsi="Times New Roman" w:cs="Times New Roman"/>
        </w:rPr>
        <w:t xml:space="preserve">areas, further disaggregation of households is possible using </w:t>
      </w:r>
      <w:del w:id="147" w:author="Stanley Wood" w:date="2017-07-30T19:01:00Z">
        <w:r>
          <w:rPr>
            <w:rFonts w:ascii="Times New Roman" w:hAnsi="Times New Roman" w:cs="Times New Roman"/>
          </w:rPr>
          <w:delText xml:space="preserve">household </w:delText>
        </w:r>
      </w:del>
      <w:r>
        <w:rPr>
          <w:rFonts w:ascii="Times New Roman" w:hAnsi="Times New Roman" w:cs="Times New Roman"/>
        </w:rPr>
        <w:t>survey</w:t>
      </w:r>
      <w:ins w:id="148" w:author="Stanley Wood" w:date="2017-07-30T19:01:00Z">
        <w:r>
          <w:rPr>
            <w:rFonts w:ascii="Times New Roman" w:hAnsi="Times New Roman" w:cs="Times New Roman"/>
          </w:rPr>
          <w:t xml:space="preserve"> data</w:t>
        </w:r>
      </w:ins>
      <w:del w:id="149" w:author="Stanley Wood" w:date="2017-07-30T19:01:00Z">
        <w:r>
          <w:rPr>
            <w:rFonts w:ascii="Times New Roman" w:hAnsi="Times New Roman" w:cs="Times New Roman"/>
          </w:rPr>
          <w:delText>s</w:delText>
        </w:r>
      </w:del>
      <w:r>
        <w:rPr>
          <w:rFonts w:ascii="Times New Roman" w:hAnsi="Times New Roman" w:cs="Times New Roman"/>
        </w:rPr>
        <w:t xml:space="preserve"> and local knowledge. The private sector, for example, already uses local knowledge to identify farmers with whom it can do business, and many NGO and social protection agencies are experienced at selecting poor and women farmers for inclusion in their development/protection projects. However, NGOs and the public sector are less experienced in identifying are</w:t>
      </w:r>
      <w:bookmarkStart w:id="0" w:name="_GoBack"/>
      <w:bookmarkEnd w:id="0"/>
      <w:r>
        <w:rPr>
          <w:rFonts w:ascii="Times New Roman" w:hAnsi="Times New Roman" w:cs="Times New Roman"/>
        </w:rPr>
        <w:t>as and farmers who are best served by a farm business approach.</w:t>
      </w:r>
    </w:p>
    <w:p>
      <w:pPr>
        <w:rPr>
          <w:rFonts w:ascii="Times New Roman" w:hAnsi="Times New Roman" w:cs="Times New Roman"/>
          <w:sz w:val="22"/>
          <w:szCs w:val="22"/>
        </w:rPr>
      </w:pPr>
    </w:p>
    <w:p>
      <w:pPr>
        <w:rPr>
          <w:ins w:id="150" w:author="BACOU, Melanie" w:date="2017-07-30T23:35:43Z"/>
          <w:rFonts w:ascii="Times New Roman" w:hAnsi="Times New Roman" w:cs="Times New Roman"/>
          <w:sz w:val="22"/>
          <w:szCs w:val="22"/>
        </w:rPr>
      </w:pPr>
      <w:ins w:id="151" w:author="BACOU, Melanie" w:date="2017-07-30T22:53:46Z">
        <w:r>
          <w:rPr>
            <w:rFonts w:ascii="Times New Roman" w:hAnsi="Times New Roman" w:cs="Times New Roman"/>
            <w:sz w:val="22"/>
            <w:szCs w:val="22"/>
          </w:rPr>
          <w:t>Ref</w:t>
        </w:r>
      </w:ins>
      <w:ins w:id="152" w:author="BACOU, Melanie" w:date="2017-07-30T22:53:47Z">
        <w:r>
          <w:rPr>
            <w:rFonts w:ascii="Times New Roman" w:hAnsi="Times New Roman" w:cs="Times New Roman"/>
            <w:sz w:val="22"/>
            <w:szCs w:val="22"/>
          </w:rPr>
          <w:t>erences</w:t>
        </w:r>
      </w:ins>
    </w:p>
    <w:p>
      <w:pPr>
        <w:rPr>
          <w:ins w:id="153" w:author="BACOU, Melanie" w:date="2017-07-30T23:35:44Z"/>
          <w:rFonts w:ascii="Times New Roman" w:hAnsi="Times New Roman" w:cs="Times New Roman"/>
          <w:sz w:val="22"/>
          <w:szCs w:val="22"/>
        </w:rPr>
      </w:pPr>
    </w:p>
    <w:p>
      <w:pPr>
        <w:rPr>
          <w:ins w:id="154" w:author="BACOU, Melanie" w:date="2017-07-30T23:35:44Z"/>
          <w:rFonts w:hint="default" w:ascii="Times New Roman" w:hAnsi="Times New Roman" w:cs="Times New Roman"/>
          <w:sz w:val="22"/>
          <w:szCs w:val="22"/>
        </w:rPr>
      </w:pPr>
      <w:ins w:id="155" w:author="BACOU, Melanie" w:date="2017-07-30T23:35:44Z">
        <w:r>
          <w:rPr>
            <w:rFonts w:hint="default" w:ascii="Times New Roman" w:hAnsi="Times New Roman" w:cs="Times New Roman"/>
            <w:sz w:val="22"/>
            <w:szCs w:val="22"/>
          </w:rPr>
          <w:t xml:space="preserve">Carletto, G., Covarrubias, K., Davis, B., Krausova, M., &amp; Winters, P. (2007). Rural Income Generating Activities Study: Methodological note on the construction of income aggregates. Rural Income Generating Activities (RIGA) Project. Food and Agriculture Organization (FAO). Retrieved from </w:t>
        </w:r>
      </w:ins>
      <w:ins w:id="156" w:author="BACOU, Melanie" w:date="2017-07-30T23:35:44Z">
        <w:r>
          <w:rPr>
            <w:rFonts w:hint="default" w:ascii="Times New Roman" w:hAnsi="Times New Roman" w:cs="Times New Roman"/>
            <w:sz w:val="22"/>
            <w:szCs w:val="22"/>
          </w:rPr>
          <w:fldChar w:fldCharType="begin"/>
        </w:r>
      </w:ins>
      <w:ins w:id="157" w:author="BACOU, Melanie" w:date="2017-07-30T23:35:44Z">
        <w:r>
          <w:rPr>
            <w:rFonts w:hint="default" w:ascii="Times New Roman" w:hAnsi="Times New Roman" w:cs="Times New Roman"/>
            <w:sz w:val="22"/>
            <w:szCs w:val="22"/>
          </w:rPr>
          <w:instrText xml:space="preserve"> HYPERLINK "http://www.fao.org/fileadmin/user_upload/riga/pdf/ai197e00.pdf" </w:instrText>
        </w:r>
      </w:ins>
      <w:ins w:id="158" w:author="BACOU, Melanie" w:date="2017-07-30T23:35:44Z">
        <w:r>
          <w:rPr>
            <w:rFonts w:hint="default" w:ascii="Times New Roman" w:hAnsi="Times New Roman" w:cs="Times New Roman"/>
            <w:sz w:val="22"/>
            <w:szCs w:val="22"/>
          </w:rPr>
          <w:fldChar w:fldCharType="separate"/>
        </w:r>
      </w:ins>
      <w:ins w:id="159" w:author="BACOU, Melanie" w:date="2017-07-30T23:35:44Z">
        <w:r>
          <w:rPr>
            <w:rStyle w:val="6"/>
            <w:rFonts w:hint="default" w:ascii="Times New Roman" w:hAnsi="Times New Roman" w:cs="Times New Roman"/>
            <w:sz w:val="22"/>
            <w:szCs w:val="22"/>
          </w:rPr>
          <w:t>http://www.fao.org/fileadmin/user_upload/riga/pdf/ai197e00.pdf</w:t>
        </w:r>
      </w:ins>
      <w:ins w:id="160" w:author="BACOU, Melanie" w:date="2017-07-30T23:35:44Z">
        <w:r>
          <w:rPr>
            <w:rFonts w:hint="default" w:ascii="Times New Roman" w:hAnsi="Times New Roman" w:cs="Times New Roman"/>
            <w:sz w:val="22"/>
            <w:szCs w:val="22"/>
          </w:rPr>
          <w:fldChar w:fldCharType="end"/>
        </w:r>
      </w:ins>
    </w:p>
    <w:p>
      <w:pPr>
        <w:rPr>
          <w:ins w:id="161" w:author="BACOU, Melanie" w:date="2017-07-30T23:32:55Z"/>
          <w:rFonts w:ascii="Times New Roman" w:hAnsi="Times New Roman" w:cs="Times New Roman"/>
          <w:sz w:val="22"/>
          <w:szCs w:val="22"/>
        </w:rPr>
      </w:pPr>
    </w:p>
    <w:p>
      <w:pPr>
        <w:rPr>
          <w:ins w:id="162" w:author="BACOU, Melanie" w:date="2017-07-30T23:34:01Z"/>
          <w:rFonts w:hint="default" w:ascii="Times New Roman" w:hAnsi="Times New Roman" w:cs="Times New Roman"/>
          <w:sz w:val="22"/>
          <w:szCs w:val="22"/>
        </w:rPr>
      </w:pPr>
      <w:ins w:id="163" w:author="BACOU, Melanie" w:date="2017-07-30T23:32:56Z">
        <w:r>
          <w:rPr>
            <w:rFonts w:hint="default" w:ascii="Times New Roman" w:hAnsi="Times New Roman" w:cs="Times New Roman"/>
            <w:sz w:val="22"/>
            <w:szCs w:val="22"/>
          </w:rPr>
          <w:t>Central Statistical Agency of Ethiopia</w:t>
        </w:r>
      </w:ins>
      <w:ins w:id="164" w:author="BACOU, Melanie" w:date="2017-07-30T23:32:58Z">
        <w:r>
          <w:rPr>
            <w:rFonts w:hint="default" w:ascii="Times New Roman" w:hAnsi="Times New Roman" w:cs="Times New Roman"/>
            <w:sz w:val="22"/>
            <w:szCs w:val="22"/>
          </w:rPr>
          <w:t xml:space="preserve"> </w:t>
        </w:r>
      </w:ins>
      <w:ins w:id="165" w:author="BACOU, Melanie" w:date="2017-07-30T23:32:59Z">
        <w:r>
          <w:rPr>
            <w:rFonts w:hint="default" w:ascii="Times New Roman" w:hAnsi="Times New Roman" w:cs="Times New Roman"/>
            <w:sz w:val="22"/>
            <w:szCs w:val="22"/>
          </w:rPr>
          <w:t>(</w:t>
        </w:r>
      </w:ins>
      <w:ins w:id="166" w:author="BACOU, Melanie" w:date="2017-07-30T23:33:22Z">
        <w:r>
          <w:rPr>
            <w:rFonts w:hint="default" w:ascii="Times New Roman" w:hAnsi="Times New Roman" w:cs="Times New Roman"/>
            <w:sz w:val="22"/>
            <w:szCs w:val="22"/>
          </w:rPr>
          <w:t>2017</w:t>
        </w:r>
      </w:ins>
      <w:ins w:id="167" w:author="BACOU, Melanie" w:date="2017-07-30T23:32:59Z">
        <w:r>
          <w:rPr>
            <w:rFonts w:hint="default" w:ascii="Times New Roman" w:hAnsi="Times New Roman" w:cs="Times New Roman"/>
            <w:sz w:val="22"/>
            <w:szCs w:val="22"/>
          </w:rPr>
          <w:t xml:space="preserve">) </w:t>
        </w:r>
      </w:ins>
      <w:ins w:id="168" w:author="BACOU, Melanie" w:date="2017-07-30T23:33:08Z">
        <w:r>
          <w:rPr>
            <w:rFonts w:hint="default" w:ascii="Times New Roman" w:hAnsi="Times New Roman" w:cs="Times New Roman"/>
            <w:sz w:val="22"/>
            <w:szCs w:val="22"/>
          </w:rPr>
          <w:t>LSMS</w:t>
        </w:r>
      </w:ins>
      <w:ins w:id="169" w:author="BACOU, Melanie" w:date="2017-07-30T23:33:12Z">
        <w:r>
          <w:rPr>
            <w:rFonts w:hint="default" w:ascii="Times New Roman" w:hAnsi="Times New Roman" w:cs="Times New Roman"/>
            <w:sz w:val="22"/>
            <w:szCs w:val="22"/>
          </w:rPr>
          <w:t>-</w:t>
        </w:r>
      </w:ins>
      <w:ins w:id="170" w:author="BACOU, Melanie" w:date="2017-07-30T23:33:08Z">
        <w:r>
          <w:rPr>
            <w:rFonts w:hint="default" w:ascii="Times New Roman" w:hAnsi="Times New Roman" w:cs="Times New Roman"/>
            <w:sz w:val="22"/>
            <w:szCs w:val="22"/>
          </w:rPr>
          <w:t>Integrated Surveys on Agriculture, Ethiopia Socioeconomic</w:t>
        </w:r>
      </w:ins>
      <w:ins w:id="171" w:author="BACOU, Melanie" w:date="2017-07-30T23:33:18Z">
        <w:r>
          <w:rPr>
            <w:rFonts w:hint="default" w:ascii="Times New Roman" w:hAnsi="Times New Roman" w:cs="Times New Roman"/>
            <w:sz w:val="22"/>
            <w:szCs w:val="22"/>
          </w:rPr>
          <w:t xml:space="preserve"> </w:t>
        </w:r>
      </w:ins>
      <w:ins w:id="172" w:author="BACOU, Melanie" w:date="2017-07-30T23:33:08Z">
        <w:r>
          <w:rPr>
            <w:rFonts w:hint="default" w:ascii="Times New Roman" w:hAnsi="Times New Roman" w:cs="Times New Roman"/>
            <w:sz w:val="22"/>
            <w:szCs w:val="22"/>
          </w:rPr>
          <w:t>Survey (ESS), 2015/2016</w:t>
        </w:r>
      </w:ins>
      <w:ins w:id="173" w:author="BACOU, Melanie" w:date="2017-07-30T23:33:35Z">
        <w:r>
          <w:rPr>
            <w:rFonts w:hint="default" w:ascii="Times New Roman" w:hAnsi="Times New Roman" w:cs="Times New Roman"/>
            <w:sz w:val="22"/>
            <w:szCs w:val="22"/>
          </w:rPr>
          <w:t xml:space="preserve">. </w:t>
        </w:r>
      </w:ins>
      <w:ins w:id="174" w:author="BACOU, Melanie" w:date="2017-07-30T23:33:36Z">
        <w:r>
          <w:rPr>
            <w:rFonts w:hint="default" w:ascii="Times New Roman" w:hAnsi="Times New Roman" w:cs="Times New Roman"/>
            <w:sz w:val="22"/>
            <w:szCs w:val="22"/>
          </w:rPr>
          <w:t>Retr</w:t>
        </w:r>
      </w:ins>
      <w:ins w:id="175" w:author="BACOU, Melanie" w:date="2017-07-30T23:33:37Z">
        <w:r>
          <w:rPr>
            <w:rFonts w:hint="default" w:ascii="Times New Roman" w:hAnsi="Times New Roman" w:cs="Times New Roman"/>
            <w:sz w:val="22"/>
            <w:szCs w:val="22"/>
          </w:rPr>
          <w:t>i</w:t>
        </w:r>
      </w:ins>
      <w:ins w:id="176" w:author="BACOU, Melanie" w:date="2017-07-30T23:33:38Z">
        <w:r>
          <w:rPr>
            <w:rFonts w:hint="default" w:ascii="Times New Roman" w:hAnsi="Times New Roman" w:cs="Times New Roman"/>
            <w:sz w:val="22"/>
            <w:szCs w:val="22"/>
          </w:rPr>
          <w:t>e</w:t>
        </w:r>
      </w:ins>
      <w:ins w:id="177" w:author="BACOU, Melanie" w:date="2017-07-30T23:33:39Z">
        <w:r>
          <w:rPr>
            <w:rFonts w:hint="default" w:ascii="Times New Roman" w:hAnsi="Times New Roman" w:cs="Times New Roman"/>
            <w:sz w:val="22"/>
            <w:szCs w:val="22"/>
          </w:rPr>
          <w:t xml:space="preserve">ved </w:t>
        </w:r>
      </w:ins>
      <w:ins w:id="178" w:author="BACOU, Melanie" w:date="2017-07-30T23:33:41Z">
        <w:r>
          <w:rPr>
            <w:rFonts w:hint="default" w:ascii="Times New Roman" w:hAnsi="Times New Roman" w:cs="Times New Roman"/>
            <w:sz w:val="22"/>
            <w:szCs w:val="22"/>
          </w:rPr>
          <w:t xml:space="preserve">from </w:t>
        </w:r>
      </w:ins>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"http://microdata.worldbank.org/index.php/catalog/2783." </w:instrText>
      </w:r>
      <w:ins w:id="179" w:author="BACOU, Melanie" w:date="2017-07-30T23:34:01Z">
        <w:r>
          <w:rPr>
            <w:rFonts w:hint="default" w:ascii="Times New Roman" w:hAnsi="Times New Roman" w:cs="Times New Roman"/>
            <w:sz w:val="22"/>
            <w:szCs w:val="22"/>
          </w:rPr>
          <w:fldChar w:fldCharType="separate"/>
        </w:r>
      </w:ins>
      <w:ins w:id="180" w:author="BACOU, Melanie" w:date="2017-07-30T23:34:01Z">
        <w:r>
          <w:rPr>
            <w:rStyle w:val="6"/>
            <w:rFonts w:hint="default" w:ascii="Times New Roman" w:hAnsi="Times New Roman" w:cs="Times New Roman"/>
            <w:sz w:val="22"/>
            <w:szCs w:val="22"/>
          </w:rPr>
          <w:t>http://microdata.worldbank.org/index.php/catalog/2783.</w:t>
        </w:r>
      </w:ins>
      <w:ins w:id="181" w:author="BACOU, Melanie" w:date="2017-07-30T23:34:01Z">
        <w:r>
          <w:rPr>
            <w:rFonts w:hint="default" w:ascii="Times New Roman" w:hAnsi="Times New Roman" w:cs="Times New Roman"/>
            <w:sz w:val="22"/>
            <w:szCs w:val="22"/>
          </w:rPr>
          <w:fldChar w:fldCharType="end"/>
        </w:r>
      </w:ins>
    </w:p>
    <w:p>
      <w:pPr>
        <w:rPr>
          <w:ins w:id="182" w:author="BACOU, Melanie" w:date="2017-07-30T23:34:46Z"/>
          <w:rFonts w:hint="default" w:ascii="Times New Roman" w:hAnsi="Times New Roman" w:cs="Times New Roman"/>
          <w:sz w:val="22"/>
          <w:szCs w:val="22"/>
        </w:rPr>
      </w:pPr>
    </w:p>
    <w:p>
      <w:pPr>
        <w:rPr>
          <w:ins w:id="183" w:author="BACOU, Melanie" w:date="2017-07-30T23:28:39Z"/>
          <w:rFonts w:hint="default" w:ascii="Times New Roman" w:hAnsi="Times New Roman" w:cs="Times New Roman"/>
          <w:sz w:val="22"/>
          <w:szCs w:val="22"/>
        </w:rPr>
      </w:pPr>
      <w:ins w:id="184" w:author="BACOU, Melanie" w:date="2017-07-30T23:34:51Z">
        <w:r>
          <w:rPr>
            <w:rFonts w:hint="default" w:ascii="Times New Roman" w:hAnsi="Times New Roman" w:cs="Times New Roman"/>
            <w:sz w:val="22"/>
            <w:szCs w:val="22"/>
          </w:rPr>
          <w:t>Ghana Statistical Service</w:t>
        </w:r>
      </w:ins>
      <w:ins w:id="185" w:author="BACOU, Melanie" w:date="2017-07-30T23:34:55Z">
        <w:r>
          <w:rPr>
            <w:rFonts w:hint="default" w:ascii="Times New Roman" w:hAnsi="Times New Roman" w:cs="Times New Roman"/>
            <w:sz w:val="22"/>
            <w:szCs w:val="22"/>
          </w:rPr>
          <w:t xml:space="preserve"> (</w:t>
        </w:r>
      </w:ins>
      <w:ins w:id="186" w:author="BACOU, Melanie" w:date="2017-07-30T23:34:56Z">
        <w:r>
          <w:rPr>
            <w:rFonts w:hint="default" w:ascii="Times New Roman" w:hAnsi="Times New Roman" w:cs="Times New Roman"/>
            <w:sz w:val="22"/>
            <w:szCs w:val="22"/>
          </w:rPr>
          <w:t xml:space="preserve">2014) </w:t>
        </w:r>
      </w:ins>
      <w:ins w:id="187" w:author="BACOU, Melanie" w:date="2017-07-30T23:34:59Z">
        <w:r>
          <w:rPr>
            <w:rFonts w:hint="default" w:ascii="Times New Roman" w:hAnsi="Times New Roman" w:cs="Times New Roman"/>
            <w:sz w:val="22"/>
            <w:szCs w:val="22"/>
          </w:rPr>
          <w:t>G</w:t>
        </w:r>
      </w:ins>
      <w:ins w:id="188" w:author="BACOU, Melanie" w:date="2017-07-30T23:34:51Z">
        <w:r>
          <w:rPr>
            <w:rFonts w:hint="default" w:ascii="Times New Roman" w:hAnsi="Times New Roman" w:cs="Times New Roman"/>
            <w:sz w:val="22"/>
            <w:szCs w:val="22"/>
          </w:rPr>
          <w:t>hana Living Standards Survey Round 6 (GLSS6) Main Report</w:t>
        </w:r>
      </w:ins>
      <w:ins w:id="189" w:author="BACOU, Melanie" w:date="2017-07-30T23:35:08Z">
        <w:r>
          <w:rPr>
            <w:rFonts w:hint="default" w:ascii="Times New Roman" w:hAnsi="Times New Roman" w:cs="Times New Roman"/>
            <w:sz w:val="22"/>
            <w:szCs w:val="22"/>
          </w:rPr>
          <w:t xml:space="preserve">. </w:t>
        </w:r>
      </w:ins>
      <w:ins w:id="190" w:author="BACOU, Melanie" w:date="2017-07-30T23:35:10Z">
        <w:r>
          <w:rPr>
            <w:rFonts w:hint="default" w:ascii="Times New Roman" w:hAnsi="Times New Roman" w:cs="Times New Roman"/>
            <w:sz w:val="22"/>
            <w:szCs w:val="22"/>
          </w:rPr>
          <w:t>Retri</w:t>
        </w:r>
      </w:ins>
      <w:ins w:id="191" w:author="BACOU, Melanie" w:date="2017-07-30T23:35:11Z">
        <w:r>
          <w:rPr>
            <w:rFonts w:hint="default" w:ascii="Times New Roman" w:hAnsi="Times New Roman" w:cs="Times New Roman"/>
            <w:sz w:val="22"/>
            <w:szCs w:val="22"/>
          </w:rPr>
          <w:t>eve</w:t>
        </w:r>
      </w:ins>
      <w:ins w:id="192" w:author="BACOU, Melanie" w:date="2017-07-30T23:35:12Z">
        <w:r>
          <w:rPr>
            <w:rFonts w:hint="default" w:ascii="Times New Roman" w:hAnsi="Times New Roman" w:cs="Times New Roman"/>
            <w:sz w:val="22"/>
            <w:szCs w:val="22"/>
          </w:rPr>
          <w:t xml:space="preserve">d from </w:t>
        </w:r>
      </w:ins>
      <w:ins w:id="193" w:author="BACOU, Melanie" w:date="2017-07-30T23:34:51Z">
        <w:r>
          <w:rPr>
            <w:rFonts w:hint="default" w:ascii="Times New Roman" w:hAnsi="Times New Roman" w:cs="Times New Roman"/>
            <w:sz w:val="22"/>
            <w:szCs w:val="22"/>
          </w:rPr>
          <w:t>http://www.statsghana.gov.gh/docfiles/glss6/GLSS6_Main%20Report.pdf</w:t>
        </w:r>
      </w:ins>
      <w:ins w:id="194" w:author="BACOU, Melanie" w:date="2017-07-30T23:35:18Z">
        <w:r>
          <w:rPr>
            <w:rFonts w:hint="default" w:ascii="Times New Roman" w:hAnsi="Times New Roman" w:cs="Times New Roman"/>
            <w:sz w:val="22"/>
            <w:szCs w:val="22"/>
          </w:rPr>
          <w:t>.</w:t>
        </w:r>
      </w:ins>
    </w:p>
    <w:p>
      <w:pPr>
        <w:rPr>
          <w:ins w:id="195" w:author="BACOU, Melanie" w:date="2017-07-30T23:03:40Z"/>
          <w:rFonts w:hint="default" w:ascii="Times New Roman" w:hAnsi="Times New Roman" w:cs="Times New Roman"/>
          <w:sz w:val="22"/>
          <w:szCs w:val="22"/>
        </w:rPr>
      </w:pPr>
    </w:p>
    <w:p>
      <w:pPr>
        <w:rPr>
          <w:ins w:id="196" w:author="BACOU, Melanie" w:date="2017-07-30T22:54:04Z"/>
          <w:rFonts w:hint="default" w:ascii="Times New Roman" w:hAnsi="Times New Roman" w:cs="Times New Roman"/>
          <w:sz w:val="22"/>
          <w:szCs w:val="22"/>
        </w:rPr>
      </w:pPr>
      <w:ins w:id="197" w:author="BACOU, Melanie" w:date="2017-07-30T23:03:43Z">
        <w:r>
          <w:rPr>
            <w:rFonts w:hint="default" w:ascii="Times New Roman" w:hAnsi="Times New Roman" w:cs="Times New Roman"/>
            <w:sz w:val="22"/>
            <w:szCs w:val="22"/>
          </w:rPr>
          <w:t xml:space="preserve">FAO. (2016). Components of Income Aggregate: </w:t>
        </w:r>
      </w:ins>
      <w:ins w:id="198" w:author="BACOU, Melanie" w:date="2017-07-30T23:03:46Z">
        <w:r>
          <w:rPr>
            <w:rFonts w:hint="default" w:ascii="Times New Roman" w:hAnsi="Times New Roman" w:cs="Times New Roman"/>
            <w:sz w:val="22"/>
            <w:szCs w:val="22"/>
          </w:rPr>
          <w:t>G</w:t>
        </w:r>
      </w:ins>
      <w:ins w:id="199" w:author="BACOU, Melanie" w:date="2017-07-30T23:03:47Z">
        <w:r>
          <w:rPr>
            <w:rFonts w:hint="default" w:ascii="Times New Roman" w:hAnsi="Times New Roman" w:cs="Times New Roman"/>
            <w:sz w:val="22"/>
            <w:szCs w:val="22"/>
          </w:rPr>
          <w:t>hana</w:t>
        </w:r>
      </w:ins>
      <w:ins w:id="200" w:author="BACOU, Melanie" w:date="2017-07-30T23:03:43Z">
        <w:r>
          <w:rPr>
            <w:rFonts w:hint="default" w:ascii="Times New Roman" w:hAnsi="Times New Roman" w:cs="Times New Roman"/>
            <w:sz w:val="22"/>
            <w:szCs w:val="22"/>
          </w:rPr>
          <w:t xml:space="preserve"> General </w:t>
        </w:r>
      </w:ins>
      <w:ins w:id="201" w:author="BACOU, Melanie" w:date="2017-07-30T23:03:51Z">
        <w:r>
          <w:rPr>
            <w:rFonts w:hint="default" w:ascii="Times New Roman" w:hAnsi="Times New Roman" w:cs="Times New Roman"/>
            <w:sz w:val="22"/>
            <w:szCs w:val="22"/>
          </w:rPr>
          <w:t>Li</w:t>
        </w:r>
      </w:ins>
      <w:ins w:id="202" w:author="BACOU, Melanie" w:date="2017-07-30T23:03:52Z">
        <w:r>
          <w:rPr>
            <w:rFonts w:hint="default" w:ascii="Times New Roman" w:hAnsi="Times New Roman" w:cs="Times New Roman"/>
            <w:sz w:val="22"/>
            <w:szCs w:val="22"/>
          </w:rPr>
          <w:t>vin</w:t>
        </w:r>
      </w:ins>
      <w:ins w:id="203" w:author="BACOU, Melanie" w:date="2017-07-30T23:03:53Z">
        <w:r>
          <w:rPr>
            <w:rFonts w:hint="default" w:ascii="Times New Roman" w:hAnsi="Times New Roman" w:cs="Times New Roman"/>
            <w:sz w:val="22"/>
            <w:szCs w:val="22"/>
          </w:rPr>
          <w:t>g Sta</w:t>
        </w:r>
      </w:ins>
      <w:ins w:id="204" w:author="BACOU, Melanie" w:date="2017-07-30T23:03:54Z">
        <w:r>
          <w:rPr>
            <w:rFonts w:hint="default" w:ascii="Times New Roman" w:hAnsi="Times New Roman" w:cs="Times New Roman"/>
            <w:sz w:val="22"/>
            <w:szCs w:val="22"/>
          </w:rPr>
          <w:t>ndar</w:t>
        </w:r>
      </w:ins>
      <w:ins w:id="205" w:author="BACOU, Melanie" w:date="2017-07-30T23:03:55Z">
        <w:r>
          <w:rPr>
            <w:rFonts w:hint="default" w:ascii="Times New Roman" w:hAnsi="Times New Roman" w:cs="Times New Roman"/>
            <w:sz w:val="22"/>
            <w:szCs w:val="22"/>
          </w:rPr>
          <w:t>ds</w:t>
        </w:r>
      </w:ins>
      <w:ins w:id="206" w:author="BACOU, Melanie" w:date="2017-07-30T23:03:43Z">
        <w:r>
          <w:rPr>
            <w:rFonts w:hint="default" w:ascii="Times New Roman" w:hAnsi="Times New Roman" w:cs="Times New Roman"/>
            <w:sz w:val="22"/>
            <w:szCs w:val="22"/>
          </w:rPr>
          <w:t xml:space="preserve"> Survey 2012-2013. Rural Income Generating Activities (RIGA) Project. Food and Agriculture Organization (FAO). Retrieved from http://www.fao.org/economic/riga/riga-database/riga-survey/en/</w:t>
        </w:r>
      </w:ins>
    </w:p>
    <w:p>
      <w:pPr>
        <w:rPr>
          <w:ins w:id="207" w:author="BACOU, Melanie" w:date="2017-07-30T22:54:20Z"/>
          <w:rFonts w:ascii="Times New Roman" w:hAnsi="Times New Roman" w:cs="Times New Roman"/>
          <w:sz w:val="22"/>
          <w:szCs w:val="22"/>
        </w:rPr>
      </w:pPr>
    </w:p>
    <w:p>
      <w:pPr>
        <w:rPr>
          <w:ins w:id="208" w:author="BACOU, Melanie" w:date="2017-07-30T22:54:25Z"/>
          <w:rFonts w:hint="default" w:ascii="Times New Roman" w:hAnsi="Times New Roman" w:cs="Times New Roman"/>
          <w:sz w:val="22"/>
          <w:szCs w:val="22"/>
        </w:rPr>
      </w:pPr>
      <w:ins w:id="209" w:author="BACOU, Melanie" w:date="2017-07-30T22:54:24Z">
        <w:r>
          <w:rPr>
            <w:rFonts w:hint="default" w:ascii="Times New Roman" w:hAnsi="Times New Roman" w:cs="Times New Roman"/>
            <w:sz w:val="22"/>
            <w:szCs w:val="22"/>
          </w:rPr>
          <w:t>HarvestChoice, International Food Policy Research Institute (IFPRI); University of Minnesota, 2016, "CELL5M: A Multidisciplinary Geospatial Database for Africa South of the Sahara", doi:10.7910/DVN/G4TBLF, Harvard Dataverse, V3</w:t>
        </w:r>
      </w:ins>
    </w:p>
    <w:p>
      <w:pPr>
        <w:rPr>
          <w:ins w:id="210" w:author="BACOU, Melanie" w:date="2017-07-30T22:53:48Z"/>
          <w:rFonts w:hint="default" w:ascii="Times New Roman" w:hAnsi="Times New Roman" w:cs="Times New Roman"/>
          <w:sz w:val="22"/>
          <w:szCs w:val="22"/>
        </w:rPr>
      </w:pPr>
    </w:p>
    <w:p>
      <w:pPr>
        <w:rPr>
          <w:ins w:id="211" w:author="BACOU, Melanie" w:date="2017-07-30T23:35:33Z"/>
          <w:rFonts w:hint="default" w:ascii="Times New Roman" w:hAnsi="Times New Roman" w:cs="Times New Roman"/>
          <w:sz w:val="22"/>
          <w:szCs w:val="22"/>
        </w:rPr>
      </w:pPr>
      <w:ins w:id="212" w:author="BACOU, Melanie" w:date="2017-07-30T22:53:55Z">
        <w:r>
          <w:rPr>
            <w:rFonts w:hint="default" w:ascii="Times New Roman" w:hAnsi="Times New Roman" w:cs="Times New Roman"/>
            <w:sz w:val="22"/>
            <w:szCs w:val="22"/>
          </w:rPr>
          <w:t>HarvestChoice; International Food Policy Research Institute (IFPRI), 2016, "Travel Time to Markets in Africa South of the Sahara", doi:10.7910/DVN/YKDWJD, Harvard Dataverse, V2</w:t>
        </w:r>
      </w:ins>
    </w:p>
    <w:p>
      <w:pPr>
        <w:rPr>
          <w:ins w:id="213" w:author="BACOU, Melanie" w:date="2017-07-30T23:35:33Z"/>
          <w:rFonts w:hint="default" w:ascii="Times New Roman" w:hAnsi="Times New Roman" w:cs="Times New Roman"/>
          <w:sz w:val="22"/>
          <w:szCs w:val="22"/>
        </w:rPr>
      </w:pPr>
    </w:p>
    <w:p>
      <w:pPr>
        <w:rPr>
          <w:ins w:id="214" w:author="BACOU, Melanie" w:date="2017-07-30T23:35:34Z"/>
          <w:rFonts w:hint="default" w:ascii="Times New Roman" w:hAnsi="Times New Roman" w:cs="Times New Roman"/>
          <w:sz w:val="22"/>
          <w:szCs w:val="22"/>
        </w:rPr>
      </w:pPr>
      <w:ins w:id="215" w:author="BACOU, Melanie" w:date="2017-07-30T23:35:34Z">
        <w:r>
          <w:rPr>
            <w:rFonts w:hint="default" w:ascii="Times New Roman" w:hAnsi="Times New Roman" w:cs="Times New Roman"/>
            <w:sz w:val="22"/>
            <w:szCs w:val="22"/>
          </w:rPr>
          <w:t xml:space="preserve">National Bureau of Statistics (2014) Tanzania National Panel Survey Wave 3, 2012-2013. Ministry of Finance, Retrieved from </w:t>
        </w:r>
      </w:ins>
      <w:ins w:id="216" w:author="BACOU, Melanie" w:date="2017-07-30T23:35:34Z">
        <w:r>
          <w:rPr>
            <w:rFonts w:hint="default" w:ascii="Times New Roman" w:hAnsi="Times New Roman" w:cs="Times New Roman"/>
            <w:sz w:val="22"/>
            <w:szCs w:val="22"/>
          </w:rPr>
          <w:fldChar w:fldCharType="begin"/>
        </w:r>
      </w:ins>
      <w:ins w:id="217" w:author="BACOU, Melanie" w:date="2017-07-30T23:35:34Z">
        <w:r>
          <w:rPr>
            <w:rFonts w:hint="default" w:ascii="Times New Roman" w:hAnsi="Times New Roman" w:cs="Times New Roman"/>
            <w:sz w:val="22"/>
            <w:szCs w:val="22"/>
          </w:rPr>
          <w:instrText xml:space="preserve"> HYPERLINK "http://microdata.worldbank.org/index.php/catalog/2252." </w:instrText>
        </w:r>
      </w:ins>
      <w:ins w:id="218" w:author="BACOU, Melanie" w:date="2017-07-30T23:35:34Z">
        <w:r>
          <w:rPr>
            <w:rFonts w:hint="default" w:ascii="Times New Roman" w:hAnsi="Times New Roman" w:cs="Times New Roman"/>
            <w:sz w:val="22"/>
            <w:szCs w:val="22"/>
          </w:rPr>
          <w:fldChar w:fldCharType="separate"/>
        </w:r>
      </w:ins>
      <w:ins w:id="219" w:author="BACOU, Melanie" w:date="2017-07-30T23:35:34Z">
        <w:r>
          <w:rPr>
            <w:rStyle w:val="6"/>
            <w:rFonts w:hint="default" w:ascii="Times New Roman" w:hAnsi="Times New Roman" w:cs="Times New Roman"/>
            <w:sz w:val="22"/>
            <w:szCs w:val="22"/>
          </w:rPr>
          <w:t>http://microdata.worldbank.org/index.php/catalog/2252.</w:t>
        </w:r>
      </w:ins>
      <w:ins w:id="220" w:author="BACOU, Melanie" w:date="2017-07-30T23:35:34Z">
        <w:r>
          <w:rPr>
            <w:rFonts w:hint="default" w:ascii="Times New Roman" w:hAnsi="Times New Roman" w:cs="Times New Roman"/>
            <w:sz w:val="22"/>
            <w:szCs w:val="22"/>
          </w:rPr>
          <w:fldChar w:fldCharType="end"/>
        </w:r>
      </w:ins>
    </w:p>
    <w:p>
      <w:pPr>
        <w:rPr>
          <w:rFonts w:hint="default" w:ascii="Times New Roman" w:hAnsi="Times New Roman" w:cs="Times New Roman"/>
          <w:sz w:val="22"/>
          <w:szCs w:val="22"/>
        </w:rPr>
      </w:pPr>
    </w:p>
    <w:p>
      <w:pPr>
        <w:rPr>
          <w:b/>
        </w:rPr>
      </w:pPr>
      <w:r>
        <w:rPr>
          <w:b/>
        </w:rPr>
        <w:br w:type="page"/>
      </w:r>
    </w:p>
    <w:p>
      <w:pPr>
        <w:rPr>
          <w:b/>
        </w:rPr>
      </w:pPr>
      <w:r>
        <mc:AlternateContent>
          <mc:Choice Requires="wps">
            <w:drawing>
              <wp:anchor distT="0" distB="0" distL="114300" distR="114300" simplePos="0" relativeHeight="251659264" behindDoc="0" locked="0" layoutInCell="1" allowOverlap="1">
                <wp:simplePos x="0" y="0"/>
                <wp:positionH relativeFrom="column">
                  <wp:posOffset>-457200</wp:posOffset>
                </wp:positionH>
                <wp:positionV relativeFrom="paragraph">
                  <wp:posOffset>140970</wp:posOffset>
                </wp:positionV>
                <wp:extent cx="5372735" cy="4931410"/>
                <wp:effectExtent l="0" t="0" r="0" b="0"/>
                <wp:wrapNone/>
                <wp:docPr id="63" name="Text Box 2"/>
                <wp:cNvGraphicFramePr/>
                <a:graphic xmlns:a="http://schemas.openxmlformats.org/drawingml/2006/main">
                  <a:graphicData uri="http://schemas.microsoft.com/office/word/2010/wordprocessingShape">
                    <wps:wsp>
                      <wps:cNvSpPr txBox="1">
                        <a:spLocks noChangeArrowheads="1"/>
                      </wps:cNvSpPr>
                      <wps:spPr bwMode="auto">
                        <a:xfrm>
                          <a:off x="0" y="0"/>
                          <a:ext cx="5372735" cy="4931410"/>
                        </a:xfrm>
                        <a:prstGeom prst="rect">
                          <a:avLst/>
                        </a:prstGeom>
                        <a:noFill/>
                        <a:ln w="9525">
                          <a:noFill/>
                          <a:miter lim="800000"/>
                        </a:ln>
                      </wps:spPr>
                      <wps:txbx>
                        <w:txbxContent>
                          <w:p>
                            <w:pPr>
                              <w:spacing w:before="120" w:after="120"/>
                              <w:ind w:left="90" w:right="5155"/>
                              <w:rPr>
                                <w:b/>
                                <w:sz w:val="20"/>
                              </w:rPr>
                            </w:pPr>
                            <w:r>
                              <w:rPr>
                                <w:b/>
                                <w:sz w:val="20"/>
                              </w:rPr>
                              <w:t xml:space="preserve">Delineation of Sub-national </w:t>
                            </w:r>
                            <w:del w:id="221" w:author="Stanley Wood" w:date="2017-07-30T19:03:00Z">
                              <w:r>
                                <w:rPr>
                                  <w:b/>
                                  <w:sz w:val="20"/>
                                </w:rPr>
                                <w:delText>Focus Areas</w:delText>
                              </w:r>
                            </w:del>
                            <w:r>
                              <w:rPr>
                                <w:b/>
                                <w:sz w:val="20"/>
                              </w:rPr>
                              <w:t xml:space="preserve"> </w:t>
                            </w:r>
                            <w:del w:id="222" w:author="Stanley Wood" w:date="2017-07-30T19:03:00Z">
                              <w:r>
                                <w:rPr>
                                  <w:b/>
                                  <w:sz w:val="20"/>
                                </w:rPr>
                                <w:delText xml:space="preserve">(2x2 </w:delText>
                              </w:r>
                            </w:del>
                            <w:ins w:id="223" w:author="Stanley Wood" w:date="2017-07-30T19:03:00Z">
                              <w:r>
                                <w:rPr>
                                  <w:b/>
                                  <w:sz w:val="20"/>
                                </w:rPr>
                                <w:t xml:space="preserve">Agricultural Development </w:t>
                              </w:r>
                            </w:ins>
                            <w:r>
                              <w:rPr>
                                <w:b/>
                                <w:sz w:val="20"/>
                              </w:rPr>
                              <w:t>Segment</w:t>
                            </w:r>
                            <w:del w:id="224" w:author="Stanley Wood" w:date="2017-07-30T19:03:00Z">
                              <w:r>
                                <w:rPr>
                                  <w:b/>
                                  <w:sz w:val="20"/>
                                </w:rPr>
                                <w:delText>ation)</w:delText>
                              </w:r>
                            </w:del>
                            <w:ins w:id="225" w:author="Stanley Wood" w:date="2017-07-30T19:03:00Z">
                              <w:r>
                                <w:rPr>
                                  <w:b/>
                                  <w:sz w:val="20"/>
                                </w:rPr>
                                <w:t>s</w:t>
                              </w:r>
                            </w:ins>
                          </w:p>
                          <w:p>
                            <w:pPr>
                              <w:ind w:left="90" w:right="5040"/>
                              <w:rPr>
                                <w:sz w:val="18"/>
                              </w:rPr>
                            </w:pPr>
                            <w:r>
                              <w:rPr>
                                <w:sz w:val="18"/>
                              </w:rPr>
                              <w:t xml:space="preserve">The map shows a spatial representation of sub-national areas in Tanzania that exhibit important differences in their suitability for rainfed agriculture and their distance from larger human settlements (i.e. major markets and service centers). The legend shows 4 </w:t>
                            </w:r>
                            <w:ins w:id="226" w:author="Stanley Wood" w:date="2017-07-30T19:04:00Z">
                              <w:r>
                                <w:rPr>
                                  <w:sz w:val="18"/>
                                </w:rPr>
                                <w:t xml:space="preserve">[2 x 2] </w:t>
                              </w:r>
                            </w:ins>
                            <w:r>
                              <w:rPr>
                                <w:sz w:val="18"/>
                              </w:rPr>
                              <w:t>classes of the combination of hi / lo rainfed agriculture potential and hi / lo distance to markets (travel time to settlements of at least 100.000 people) indicating the agricultural potential first. This map also limits its depiction of the 2x2 areas to those locations known to lie within the major cropland areas of Tanzania, as assessed by analysis of satellite imagery coupled with ground validation</w:t>
                            </w:r>
                            <w:ins w:id="227" w:author="Stanley Wood" w:date="2017-07-30T19:09:00Z">
                              <w:r>
                                <w:rPr>
                                  <w:sz w:val="18"/>
                                </w:rPr>
                                <w:t xml:space="preserve"> (AfSIS 2016).</w:t>
                              </w:r>
                            </w:ins>
                            <w:del w:id="228" w:author="Stanley Wood" w:date="2017-07-30T19:08:00Z">
                              <w:r>
                                <w:rPr>
                                  <w:sz w:val="18"/>
                                </w:rPr>
                                <w:delText xml:space="preserve">. </w:delText>
                              </w:r>
                            </w:del>
                          </w:p>
                          <w:p>
                            <w:pPr>
                              <w:spacing w:before="60"/>
                              <w:ind w:left="86" w:right="5400"/>
                              <w:rPr>
                                <w:sz w:val="18"/>
                              </w:rPr>
                            </w:pPr>
                            <w:r>
                              <w:rPr>
                                <w:sz w:val="18"/>
                              </w:rPr>
                              <w:t>Within the geographic extent of each segment (see map) the nature of agricultural development constraints as well as the potential impact of specific typ</w:t>
                            </w:r>
                            <w:ins w:id="229" w:author="Stanley Wood" w:date="2017-07-30T19:09:00Z">
                              <w:r>
                                <w:rPr>
                                  <w:sz w:val="18"/>
                                </w:rPr>
                                <w:t>es of</w:t>
                              </w:r>
                            </w:ins>
                            <w:r>
                              <w:rPr>
                                <w:sz w:val="18"/>
                              </w:rPr>
                              <w:t xml:space="preserve"> intervention</w:t>
                            </w:r>
                            <w:del w:id="230" w:author="Stanley Wood" w:date="2017-07-30T19:09:00Z">
                              <w:r>
                                <w:rPr>
                                  <w:sz w:val="18"/>
                                </w:rPr>
                                <w:delText>s</w:delText>
                              </w:r>
                            </w:del>
                            <w:r>
                              <w:rPr>
                                <w:sz w:val="18"/>
                              </w:rPr>
                              <w:t xml:space="preserve"> are likely to be more similar than between different segments. This type of mapping can thus be helpful in the geographic targeting of specific types of intervention. </w:t>
                            </w:r>
                          </w:p>
                          <w:p>
                            <w:pPr>
                              <w:ind w:right="5760"/>
                              <w:rPr>
                                <w:sz w:val="18"/>
                              </w:rP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6pt;margin-top:11.1pt;height:388.3pt;width:423.05pt;z-index:251659264;mso-width-relative:page;mso-height-relative:page;" filled="f" stroked="f" coordsize="21600,21600" o:gfxdata="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b6/uvYAAAACgEAAA8AAAAAAAAAAQAgAAAAIgAAAGRycy9kb3ducmV2&#10;LnhtbFBLAQIUABQAAAAIAIdO4kCELHS4/AEAANwDAAAOAAAAAAAAAAEAIAAAACcBAABkcnMvZTJv&#10;RG9jLnhtbFBLBQYAAAAABgAGAFkBAACVBQAAAAA=&#10;">
                <v:fill on="f" focussize="0,0"/>
                <v:stroke on="f" miterlimit="8" joinstyle="miter"/>
                <v:imagedata o:title=""/>
                <o:lock v:ext="edit" aspectratio="f"/>
                <v:textbox>
                  <w:txbxContent>
                    <w:p>
                      <w:pPr>
                        <w:spacing w:before="120" w:after="120"/>
                        <w:ind w:left="90" w:right="5155"/>
                        <w:rPr>
                          <w:b/>
                          <w:sz w:val="20"/>
                        </w:rPr>
                      </w:pPr>
                      <w:r>
                        <w:rPr>
                          <w:b/>
                          <w:sz w:val="20"/>
                        </w:rPr>
                        <w:t xml:space="preserve">Delineation of Sub-national </w:t>
                      </w:r>
                      <w:del w:id="231" w:author="Stanley Wood" w:date="2017-07-30T19:03:00Z">
                        <w:r>
                          <w:rPr>
                            <w:b/>
                            <w:sz w:val="20"/>
                          </w:rPr>
                          <w:delText>Focus Areas</w:delText>
                        </w:r>
                      </w:del>
                      <w:r>
                        <w:rPr>
                          <w:b/>
                          <w:sz w:val="20"/>
                        </w:rPr>
                        <w:t xml:space="preserve"> </w:t>
                      </w:r>
                      <w:del w:id="232" w:author="Stanley Wood" w:date="2017-07-30T19:03:00Z">
                        <w:r>
                          <w:rPr>
                            <w:b/>
                            <w:sz w:val="20"/>
                          </w:rPr>
                          <w:delText xml:space="preserve">(2x2 </w:delText>
                        </w:r>
                      </w:del>
                      <w:ins w:id="233" w:author="Stanley Wood" w:date="2017-07-30T19:03:00Z">
                        <w:r>
                          <w:rPr>
                            <w:b/>
                            <w:sz w:val="20"/>
                          </w:rPr>
                          <w:t xml:space="preserve">Agricultural Development </w:t>
                        </w:r>
                      </w:ins>
                      <w:r>
                        <w:rPr>
                          <w:b/>
                          <w:sz w:val="20"/>
                        </w:rPr>
                        <w:t>Segment</w:t>
                      </w:r>
                      <w:del w:id="234" w:author="Stanley Wood" w:date="2017-07-30T19:03:00Z">
                        <w:r>
                          <w:rPr>
                            <w:b/>
                            <w:sz w:val="20"/>
                          </w:rPr>
                          <w:delText>ation)</w:delText>
                        </w:r>
                      </w:del>
                      <w:ins w:id="235" w:author="Stanley Wood" w:date="2017-07-30T19:03:00Z">
                        <w:r>
                          <w:rPr>
                            <w:b/>
                            <w:sz w:val="20"/>
                          </w:rPr>
                          <w:t>s</w:t>
                        </w:r>
                      </w:ins>
                    </w:p>
                    <w:p>
                      <w:pPr>
                        <w:ind w:left="90" w:right="5040"/>
                        <w:rPr>
                          <w:sz w:val="18"/>
                        </w:rPr>
                      </w:pPr>
                      <w:r>
                        <w:rPr>
                          <w:sz w:val="18"/>
                        </w:rPr>
                        <w:t xml:space="preserve">The map shows a spatial representation of sub-national areas in Tanzania that exhibit important differences in their suitability for rainfed agriculture and their distance from larger human settlements (i.e. major markets and service centers). The legend shows 4 </w:t>
                      </w:r>
                      <w:ins w:id="236" w:author="Stanley Wood" w:date="2017-07-30T19:04:00Z">
                        <w:r>
                          <w:rPr>
                            <w:sz w:val="18"/>
                          </w:rPr>
                          <w:t xml:space="preserve">[2 x 2] </w:t>
                        </w:r>
                      </w:ins>
                      <w:r>
                        <w:rPr>
                          <w:sz w:val="18"/>
                        </w:rPr>
                        <w:t>classes of the combination of hi / lo rainfed agriculture potential and hi / lo distance to markets (travel time to settlements of at least 100.000 people) indicating the agricultural potential first. This map also limits its depiction of the 2x2 areas to those locations known to lie within the major cropland areas of Tanzania, as assessed by analysis of satellite imagery coupled with ground validation</w:t>
                      </w:r>
                      <w:ins w:id="237" w:author="Stanley Wood" w:date="2017-07-30T19:09:00Z">
                        <w:r>
                          <w:rPr>
                            <w:sz w:val="18"/>
                          </w:rPr>
                          <w:t xml:space="preserve"> (AfSIS 2016).</w:t>
                        </w:r>
                      </w:ins>
                      <w:del w:id="238" w:author="Stanley Wood" w:date="2017-07-30T19:08:00Z">
                        <w:r>
                          <w:rPr>
                            <w:sz w:val="18"/>
                          </w:rPr>
                          <w:delText xml:space="preserve">. </w:delText>
                        </w:r>
                      </w:del>
                    </w:p>
                    <w:p>
                      <w:pPr>
                        <w:spacing w:before="60"/>
                        <w:ind w:left="86" w:right="5400"/>
                        <w:rPr>
                          <w:sz w:val="18"/>
                        </w:rPr>
                      </w:pPr>
                      <w:r>
                        <w:rPr>
                          <w:sz w:val="18"/>
                        </w:rPr>
                        <w:t>Within the geographic extent of each segment (see map) the nature of agricultural development constraints as well as the potential impact of specific typ</w:t>
                      </w:r>
                      <w:ins w:id="239" w:author="Stanley Wood" w:date="2017-07-30T19:09:00Z">
                        <w:r>
                          <w:rPr>
                            <w:sz w:val="18"/>
                          </w:rPr>
                          <w:t>es of</w:t>
                        </w:r>
                      </w:ins>
                      <w:r>
                        <w:rPr>
                          <w:sz w:val="18"/>
                        </w:rPr>
                        <w:t xml:space="preserve"> intervention</w:t>
                      </w:r>
                      <w:del w:id="240" w:author="Stanley Wood" w:date="2017-07-30T19:09:00Z">
                        <w:r>
                          <w:rPr>
                            <w:sz w:val="18"/>
                          </w:rPr>
                          <w:delText>s</w:delText>
                        </w:r>
                      </w:del>
                      <w:r>
                        <w:rPr>
                          <w:sz w:val="18"/>
                        </w:rPr>
                        <w:t xml:space="preserve"> are likely to be more similar than between different segments. This type of mapping can thus be helpful in the geographic targeting of specific types of intervention. </w:t>
                      </w:r>
                    </w:p>
                    <w:p>
                      <w:pPr>
                        <w:ind w:right="5760"/>
                        <w:rPr>
                          <w:sz w:val="18"/>
                        </w:rPr>
                      </w:pPr>
                    </w:p>
                  </w:txbxContent>
                </v:textbox>
              </v:shape>
            </w:pict>
          </mc:Fallback>
        </mc:AlternateContent>
      </w:r>
      <w:r>
        <w:rPr>
          <w:b/>
        </w:rPr>
        <w:t xml:space="preserve">Figure A.1: Map of </w:t>
      </w:r>
      <w:ins w:id="241" w:author="Stanley Wood" w:date="2017-07-30T19:02:00Z">
        <w:r>
          <w:rPr>
            <w:b/>
          </w:rPr>
          <w:t xml:space="preserve">agricultural </w:t>
        </w:r>
      </w:ins>
      <w:r>
        <w:rPr>
          <w:b/>
        </w:rPr>
        <w:t xml:space="preserve">development </w:t>
      </w:r>
      <w:ins w:id="242" w:author="Stanley Wood" w:date="2017-07-30T19:04:00Z">
        <w:r>
          <w:rPr>
            <w:b/>
          </w:rPr>
          <w:t>domains</w:t>
        </w:r>
      </w:ins>
      <w:ins w:id="243" w:author="Stanley Wood" w:date="2017-07-30T19:02:00Z">
        <w:r>
          <w:rPr>
            <w:b/>
          </w:rPr>
          <w:t xml:space="preserve"> </w:t>
        </w:r>
      </w:ins>
      <w:del w:id="244" w:author="Stanley Wood" w:date="2017-07-30T19:02:00Z">
        <w:r>
          <w:rPr>
            <w:b/>
          </w:rPr>
          <w:delText xml:space="preserve">domains </w:delText>
        </w:r>
      </w:del>
      <w:r>
        <w:rPr>
          <w:b/>
        </w:rPr>
        <w:t>for Tanzania</w:t>
      </w:r>
    </w:p>
    <w:p>
      <w:pPr/>
    </w:p>
    <w:p>
      <w:pPr/>
    </w:p>
    <w:p>
      <w:pPr/>
      <w:r>
        <w:rPr>
          <w:b/>
        </w:rPr>
        <mc:AlternateContent>
          <mc:Choice Requires="wpg">
            <w:drawing>
              <wp:anchor distT="0" distB="0" distL="114300" distR="114300" simplePos="0" relativeHeight="251660288" behindDoc="0" locked="0" layoutInCell="1" allowOverlap="1">
                <wp:simplePos x="0" y="0"/>
                <wp:positionH relativeFrom="column">
                  <wp:posOffset>1943100</wp:posOffset>
                </wp:positionH>
                <wp:positionV relativeFrom="paragraph">
                  <wp:posOffset>78740</wp:posOffset>
                </wp:positionV>
                <wp:extent cx="4229100" cy="3406140"/>
                <wp:effectExtent l="0" t="0" r="12700" b="0"/>
                <wp:wrapNone/>
                <wp:docPr id="65" name="Group 65"/>
                <wp:cNvGraphicFramePr/>
                <a:graphic xmlns:a="http://schemas.openxmlformats.org/drawingml/2006/main">
                  <a:graphicData uri="http://schemas.microsoft.com/office/word/2010/wordprocessingGroup">
                    <wpg:wgp>
                      <wpg:cNvGrpSpPr/>
                      <wpg:grpSpPr>
                        <a:xfrm>
                          <a:off x="0" y="0"/>
                          <a:ext cx="4229100" cy="3406140"/>
                          <a:chOff x="-342900" y="0"/>
                          <a:chExt cx="4229100" cy="3406140"/>
                        </a:xfrm>
                      </wpg:grpSpPr>
                      <pic:pic xmlns:pic="http://schemas.openxmlformats.org/drawingml/2006/picture">
                        <pic:nvPicPr>
                          <pic:cNvPr id="66" name="Picture 66"/>
                          <pic:cNvPicPr>
                            <a:picLocks noChangeAspect="1"/>
                          </pic:cNvPicPr>
                        </pic:nvPicPr>
                        <pic:blipFill>
                          <a:blip r:embed="rId5" cstate="print">
                            <a:extLst>
                              <a:ext uri="{28A0092B-C50C-407E-A947-70E740481C1C}">
                                <a14:useLocalDpi xmlns:a14="http://schemas.microsoft.com/office/drawing/2010/main" val="0"/>
                              </a:ext>
                            </a:extLst>
                          </a:blip>
                          <a:srcRect l="13738" t="63607" r="56702" b="1893"/>
                          <a:stretch>
                            <a:fillRect/>
                          </a:stretch>
                        </pic:blipFill>
                        <pic:spPr>
                          <a:xfrm>
                            <a:off x="-342900" y="2080260"/>
                            <a:ext cx="1714500" cy="1325880"/>
                          </a:xfrm>
                          <a:prstGeom prst="rect">
                            <a:avLst/>
                          </a:prstGeom>
                          <a:noFill/>
                          <a:ln>
                            <a:noFill/>
                          </a:ln>
                        </pic:spPr>
                      </pic:pic>
                      <pic:pic xmlns:pic="http://schemas.openxmlformats.org/drawingml/2006/picture">
                        <pic:nvPicPr>
                          <pic:cNvPr id="67" name="Picture 67"/>
                          <pic:cNvPicPr>
                            <a:picLocks noChangeAspect="1"/>
                          </pic:cNvPicPr>
                        </pic:nvPicPr>
                        <pic:blipFill>
                          <a:blip r:embed="rId6" cstate="print">
                            <a:extLst>
                              <a:ext uri="{28A0092B-C50C-407E-A947-70E740481C1C}">
                                <a14:useLocalDpi xmlns:a14="http://schemas.microsoft.com/office/drawing/2010/main" val="0"/>
                              </a:ext>
                            </a:extLst>
                          </a:blip>
                          <a:srcRect l="26490" t="7529" r="9762" b="10818"/>
                          <a:stretch>
                            <a:fillRect/>
                          </a:stretch>
                        </pic:blipFill>
                        <pic:spPr>
                          <a:xfrm>
                            <a:off x="914400" y="0"/>
                            <a:ext cx="2971800" cy="2760345"/>
                          </a:xfrm>
                          <a:prstGeom prst="rect">
                            <a:avLst/>
                          </a:prstGeom>
                          <a:noFill/>
                          <a:ln>
                            <a:noFill/>
                          </a:ln>
                        </pic:spPr>
                      </pic:pic>
                      <wps:wsp>
                        <wps:cNvPr id="68" name="Rectangle 68"/>
                        <wps:cNvSpPr/>
                        <wps:spPr>
                          <a:xfrm>
                            <a:off x="800100" y="1943100"/>
                            <a:ext cx="342900" cy="2717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9" name="Rectangle 69"/>
                        <wps:cNvSpPr/>
                        <wps:spPr>
                          <a:xfrm>
                            <a:off x="800100" y="2514600"/>
                            <a:ext cx="1242060" cy="320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3pt;margin-top:6.2pt;height:268.2pt;width:333pt;z-index:251660288;mso-width-relative:page;mso-height-relative:page;" coordorigin="-342900,0" coordsize="4229100,3406140" o:gfxdata="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">
                <o:lock v:ext="edit" aspectratio="f"/>
                <v:shape id="_x0000_s1026" o:spid="_x0000_s1026" o:spt="75" type="#_x0000_t75" style="position:absolute;left:-342900;top:2080260;height:1325880;width:1714500;" filled="f" o:preferrelative="t" stroked="f" coordsize="21600,21600" o:gfxdata="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tg57r4A&#10;AADbAAAADwAAAAAAAAABACAAAAAiAAAAZHJzL2Rvd25yZXYueG1sUEsBAhQAFAAAAAgAh07iQDMv&#10;BZ47AAAAOQAAABAAAAAAAAAAAQAgAAAADQEAAGRycy9zaGFwZXhtbC54bWxQSwUGAAAAAAYABgBb&#10;AQAAtwMAAAAA&#10;">
                  <v:fill on="f" focussize="0,0"/>
                  <v:stroke on="f"/>
                  <v:imagedata r:id="rId5" cropleft="9003f" croptop="41685f" cropright="37160f" cropbottom="1241f" o:title=""/>
                  <o:lock v:ext="edit" aspectratio="t"/>
                </v:shape>
                <v:shape id="_x0000_s1026" o:spid="_x0000_s1026" o:spt="75" type="#_x0000_t75" style="position:absolute;left:914400;top:0;height:2760345;width:2971800;" filled="f" o:preferrelative="t" stroked="f" coordsize="21600,21600" o:gfxdata="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mPgJW5AAAA2wAA&#10;AA8AAAAAAAAAAQAgAAAAIgAAAGRycy9kb3ducmV2LnhtbFBLAQIUABQAAAAIAIdO4kAzLwWeOwAA&#10;ADkAAAAQAAAAAAAAAAEAIAAAAAgBAABkcnMvc2hhcGV4bWwueG1sUEsFBgAAAAAGAAYAWwEAALID&#10;AAAAAA==&#10;">
                  <v:fill on="f" focussize="0,0"/>
                  <v:stroke on="f"/>
                  <v:imagedata r:id="rId6" cropleft="17360f" croptop="4934f" cropright="6398f" cropbottom="7090f" o:title=""/>
                  <o:lock v:ext="edit" aspectratio="t"/>
                </v:shape>
                <v:rect id="_x0000_s1026" o:spid="_x0000_s1026" o:spt="1" style="position:absolute;left:800100;top:1943100;height:271780;width:342900;v-text-anchor:middle;" fillcolor="#FFFFFF [3212]" filled="t" stroked="f" coordsize="21600,21600" o:gfxdata="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PwWp2izAAAA2wAAAA8AAAAA&#10;AAAAAQAgAAAAIgAAAGRycy9kb3ducmV2LnhtbFBLAQIUABQAAAAIAIdO4kAzLwWeOwAAADkAAAAQ&#10;AAAAAAAAAAEAIAAAAAIBAABkcnMvc2hhcGV4bWwueG1sUEsFBgAAAAAGAAYAWwEAAKwDAAAAAA==&#10;">
                  <v:fill on="t" focussize="0,0"/>
                  <v:stroke on="f" weight="2pt"/>
                  <v:imagedata o:title=""/>
                  <o:lock v:ext="edit" aspectratio="f"/>
                </v:rect>
                <v:rect id="_x0000_s1026" o:spid="_x0000_s1026" o:spt="1" style="position:absolute;left:800100;top:2514600;height:320040;width:1242060;v-text-anchor:middle;" fillcolor="#FFFFFF [3212]" filled="t" stroked="f" coordsize="21600,21600" o:gfxdata="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WgLzugAAANsA&#10;AAAPAAAAAAAAAAEAIAAAACIAAABkcnMvZG93bnJldi54bWxQSwECFAAUAAAACACHTuJAMy8FnjsA&#10;AAA5AAAAEAAAAAAAAAABACAAAAAJAQAAZHJzL3NoYXBleG1sLnhtbFBLBQYAAAAABgAGAFsBAACz&#10;AwAAAAA=&#10;">
                  <v:fill on="t" focussize="0,0"/>
                  <v:stroke on="f" weight="2pt"/>
                  <v:imagedata o:title=""/>
                  <o:lock v:ext="edit" aspectratio="f"/>
                </v:rect>
              </v:group>
            </w:pict>
          </mc:Fallback>
        </mc:AlternateContent>
      </w:r>
    </w:p>
    <w:p>
      <w:pPr/>
    </w:p>
    <w:p>
      <w:pPr/>
    </w:p>
    <w:p>
      <w:pPr/>
    </w:p>
    <w:p>
      <w:pPr/>
    </w:p>
    <w:p>
      <w:pPr/>
    </w:p>
    <w:p>
      <w:pPr/>
    </w:p>
    <w:p>
      <w:pPr/>
    </w:p>
    <w:p>
      <w:pPr/>
    </w:p>
    <w:p>
      <w:pPr/>
    </w:p>
    <w:p>
      <w:pPr/>
    </w:p>
    <w:p>
      <w:pPr/>
    </w:p>
    <w:p>
      <w:pPr/>
    </w:p>
    <w:p>
      <w:pPr/>
    </w:p>
    <w:p>
      <w:pPr/>
    </w:p>
    <w:p>
      <w:pPr/>
    </w:p>
    <w:p>
      <w:pPr/>
    </w:p>
    <w:p>
      <w:pPr/>
    </w:p>
    <w:p>
      <w:pPr/>
    </w:p>
    <w:p>
      <w:pPr/>
    </w:p>
    <w:p>
      <w:pPr/>
    </w:p>
    <w:p>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Table A.3: Distribution of household types by development domain, Tanzania</w:t>
      </w:r>
    </w:p>
    <w:tbl>
      <w:tblPr>
        <w:tblStyle w:val="9"/>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1268"/>
        <w:gridCol w:w="1268"/>
        <w:gridCol w:w="1371"/>
        <w:gridCol w:w="1129"/>
        <w:gridCol w:w="1330"/>
        <w:gridCol w:w="681"/>
      </w:tblGrid>
      <w:tr>
        <w:tc>
          <w:tcPr>
            <w:tcW w:w="1243" w:type="dxa"/>
            <w:vMerge w:val="restart"/>
          </w:tcPr>
          <w:p>
            <w:pPr>
              <w:jc w:val="center"/>
              <w:rPr>
                <w:rFonts w:ascii="Times New Roman" w:hAnsi="Times New Roman" w:cs="Times New Roman"/>
                <w:sz w:val="22"/>
                <w:szCs w:val="22"/>
              </w:rPr>
              <w:pPrChange w:id="245" w:author="Stanley Wood" w:date="2017-07-30T19:12:00Z">
                <w:pPr/>
              </w:pPrChange>
            </w:pPr>
            <w:r>
              <w:rPr>
                <w:rFonts w:ascii="Times New Roman" w:hAnsi="Times New Roman" w:cs="Times New Roman"/>
                <w:sz w:val="22"/>
                <w:szCs w:val="22"/>
              </w:rPr>
              <w:t>Develop-</w:t>
            </w:r>
          </w:p>
          <w:p>
            <w:pPr>
              <w:jc w:val="center"/>
              <w:rPr>
                <w:rFonts w:ascii="Times New Roman" w:hAnsi="Times New Roman" w:cs="Times New Roman"/>
                <w:sz w:val="22"/>
                <w:szCs w:val="22"/>
              </w:rPr>
              <w:pPrChange w:id="246" w:author="Stanley Wood" w:date="2017-07-30T19:12:00Z">
                <w:pPr/>
              </w:pPrChange>
            </w:pPr>
            <w:r>
              <w:rPr>
                <w:rFonts w:ascii="Times New Roman" w:hAnsi="Times New Roman" w:cs="Times New Roman"/>
                <w:sz w:val="22"/>
                <w:szCs w:val="22"/>
              </w:rPr>
              <w:t>ment</w:t>
            </w:r>
          </w:p>
          <w:p>
            <w:pPr>
              <w:jc w:val="center"/>
              <w:rPr>
                <w:rFonts w:ascii="Times New Roman" w:hAnsi="Times New Roman" w:cs="Times New Roman"/>
                <w:sz w:val="22"/>
                <w:szCs w:val="22"/>
              </w:rPr>
              <w:pPrChange w:id="247" w:author="Stanley Wood" w:date="2017-07-30T19:12:00Z">
                <w:pPr/>
              </w:pPrChange>
            </w:pPr>
            <w:r>
              <w:rPr>
                <w:rFonts w:ascii="Times New Roman" w:hAnsi="Times New Roman" w:cs="Times New Roman"/>
                <w:sz w:val="22"/>
                <w:szCs w:val="22"/>
              </w:rPr>
              <w:t>domain</w:t>
            </w:r>
          </w:p>
        </w:tc>
        <w:tc>
          <w:tcPr>
            <w:tcW w:w="7047" w:type="dxa"/>
            <w:gridSpan w:val="6"/>
          </w:tcPr>
          <w:p>
            <w:pPr>
              <w:jc w:val="center"/>
              <w:rPr>
                <w:rFonts w:ascii="Times New Roman" w:hAnsi="Times New Roman" w:cs="Times New Roman"/>
                <w:sz w:val="22"/>
                <w:szCs w:val="22"/>
              </w:rPr>
            </w:pPr>
            <w:r>
              <w:rPr>
                <w:rFonts w:ascii="Times New Roman" w:hAnsi="Times New Roman" w:cs="Times New Roman"/>
                <w:sz w:val="22"/>
                <w:szCs w:val="22"/>
              </w:rPr>
              <w:t>Type household</w:t>
            </w:r>
          </w:p>
        </w:tc>
      </w:tr>
      <w:tr>
        <w:tc>
          <w:tcPr>
            <w:tcW w:w="1243" w:type="dxa"/>
            <w:vMerge w:val="continue"/>
          </w:tcPr>
          <w:p>
            <w:pPr>
              <w:rPr>
                <w:rFonts w:ascii="Times New Roman" w:hAnsi="Times New Roman" w:cs="Times New Roman"/>
                <w:sz w:val="22"/>
                <w:szCs w:val="22"/>
              </w:rPr>
            </w:pPr>
          </w:p>
        </w:tc>
        <w:tc>
          <w:tcPr>
            <w:tcW w:w="1268" w:type="dxa"/>
          </w:tcPr>
          <w:p>
            <w:pPr>
              <w:jc w:val="center"/>
              <w:rPr>
                <w:rFonts w:ascii="Times New Roman" w:hAnsi="Times New Roman" w:cs="Times New Roman"/>
                <w:sz w:val="22"/>
                <w:szCs w:val="22"/>
              </w:rPr>
              <w:pPrChange w:id="248" w:author="Stanley Wood" w:date="2017-07-30T19:12:00Z">
                <w:pPr/>
              </w:pPrChange>
            </w:pPr>
            <w:r>
              <w:rPr>
                <w:rFonts w:ascii="Times New Roman" w:hAnsi="Times New Roman" w:cs="Times New Roman"/>
                <w:sz w:val="22"/>
                <w:szCs w:val="22"/>
              </w:rPr>
              <w:t>Subsistence</w:t>
            </w:r>
          </w:p>
        </w:tc>
        <w:tc>
          <w:tcPr>
            <w:tcW w:w="1268" w:type="dxa"/>
          </w:tcPr>
          <w:p>
            <w:pPr>
              <w:jc w:val="center"/>
              <w:rPr>
                <w:rFonts w:ascii="Times New Roman" w:hAnsi="Times New Roman" w:cs="Times New Roman"/>
                <w:sz w:val="22"/>
                <w:szCs w:val="22"/>
              </w:rPr>
              <w:pPrChange w:id="249" w:author="Stanley Wood" w:date="2017-07-30T19:12:00Z">
                <w:pPr/>
              </w:pPrChange>
            </w:pPr>
            <w:r>
              <w:rPr>
                <w:rFonts w:ascii="Times New Roman" w:hAnsi="Times New Roman" w:cs="Times New Roman"/>
                <w:sz w:val="22"/>
                <w:szCs w:val="22"/>
              </w:rPr>
              <w:t>Pre-commercial</w:t>
            </w:r>
          </w:p>
        </w:tc>
        <w:tc>
          <w:tcPr>
            <w:tcW w:w="1371" w:type="dxa"/>
          </w:tcPr>
          <w:p>
            <w:pPr>
              <w:jc w:val="center"/>
              <w:rPr>
                <w:rFonts w:ascii="Times New Roman" w:hAnsi="Times New Roman" w:cs="Times New Roman"/>
                <w:sz w:val="22"/>
                <w:szCs w:val="22"/>
              </w:rPr>
              <w:pPrChange w:id="250" w:author="Stanley Wood" w:date="2017-07-30T19:12:00Z">
                <w:pPr/>
              </w:pPrChange>
            </w:pPr>
            <w:r>
              <w:rPr>
                <w:rFonts w:ascii="Times New Roman" w:hAnsi="Times New Roman" w:cs="Times New Roman"/>
                <w:sz w:val="22"/>
                <w:szCs w:val="22"/>
              </w:rPr>
              <w:t>Commercial</w:t>
            </w:r>
          </w:p>
          <w:p>
            <w:pPr>
              <w:jc w:val="center"/>
              <w:rPr>
                <w:rFonts w:ascii="Times New Roman" w:hAnsi="Times New Roman" w:cs="Times New Roman"/>
                <w:sz w:val="22"/>
                <w:szCs w:val="22"/>
              </w:rPr>
              <w:pPrChange w:id="251" w:author="Stanley Wood" w:date="2017-07-30T19:12:00Z">
                <w:pPr/>
              </w:pPrChange>
            </w:pPr>
            <w:r>
              <w:rPr>
                <w:rFonts w:ascii="Times New Roman" w:hAnsi="Times New Roman" w:cs="Times New Roman"/>
                <w:sz w:val="22"/>
                <w:szCs w:val="22"/>
              </w:rPr>
              <w:t>specialized</w:t>
            </w:r>
          </w:p>
        </w:tc>
        <w:tc>
          <w:tcPr>
            <w:tcW w:w="1129" w:type="dxa"/>
          </w:tcPr>
          <w:p>
            <w:pPr>
              <w:jc w:val="center"/>
              <w:rPr>
                <w:rFonts w:ascii="Times New Roman" w:hAnsi="Times New Roman" w:cs="Times New Roman"/>
                <w:sz w:val="22"/>
                <w:szCs w:val="22"/>
              </w:rPr>
              <w:pPrChange w:id="252" w:author="Stanley Wood" w:date="2017-07-30T19:12:00Z">
                <w:pPr/>
              </w:pPrChange>
            </w:pPr>
            <w:r>
              <w:rPr>
                <w:rFonts w:ascii="Times New Roman" w:hAnsi="Times New Roman" w:cs="Times New Roman"/>
                <w:sz w:val="22"/>
                <w:szCs w:val="22"/>
              </w:rPr>
              <w:t>Transition</w:t>
            </w:r>
          </w:p>
        </w:tc>
        <w:tc>
          <w:tcPr>
            <w:tcW w:w="1330" w:type="dxa"/>
          </w:tcPr>
          <w:p>
            <w:pPr>
              <w:jc w:val="center"/>
              <w:rPr>
                <w:rFonts w:ascii="Times New Roman" w:hAnsi="Times New Roman" w:cs="Times New Roman"/>
                <w:sz w:val="22"/>
                <w:szCs w:val="22"/>
              </w:rPr>
              <w:pPrChange w:id="253" w:author="Stanley Wood" w:date="2017-07-30T19:12:00Z">
                <w:pPr/>
              </w:pPrChange>
            </w:pPr>
            <w:r>
              <w:rPr>
                <w:rFonts w:ascii="Times New Roman" w:hAnsi="Times New Roman" w:cs="Times New Roman"/>
                <w:sz w:val="22"/>
                <w:szCs w:val="22"/>
              </w:rPr>
              <w:t>Commercial diversified</w:t>
            </w:r>
          </w:p>
        </w:tc>
        <w:tc>
          <w:tcPr>
            <w:tcW w:w="681" w:type="dxa"/>
          </w:tcPr>
          <w:p>
            <w:pPr>
              <w:rPr>
                <w:rFonts w:ascii="Times New Roman" w:hAnsi="Times New Roman" w:cs="Times New Roman"/>
                <w:sz w:val="22"/>
                <w:szCs w:val="22"/>
              </w:rPr>
            </w:pPr>
            <w:r>
              <w:rPr>
                <w:rFonts w:ascii="Times New Roman" w:hAnsi="Times New Roman" w:cs="Times New Roman"/>
                <w:sz w:val="22"/>
                <w:szCs w:val="22"/>
              </w:rPr>
              <w:t>Total</w:t>
            </w:r>
          </w:p>
        </w:tc>
      </w:tr>
      <w:tr>
        <w:tc>
          <w:tcPr>
            <w:tcW w:w="1243" w:type="dxa"/>
          </w:tcPr>
          <w:p>
            <w:pPr>
              <w:rPr>
                <w:rFonts w:ascii="Times New Roman" w:hAnsi="Times New Roman" w:cs="Times New Roman"/>
                <w:sz w:val="22"/>
                <w:szCs w:val="22"/>
              </w:rPr>
            </w:pPr>
            <w:r>
              <w:rPr>
                <w:rFonts w:ascii="Times New Roman" w:hAnsi="Times New Roman" w:cs="Times New Roman"/>
                <w:sz w:val="22"/>
                <w:szCs w:val="22"/>
              </w:rPr>
              <w:t>LoLo</w:t>
            </w:r>
          </w:p>
        </w:tc>
        <w:tc>
          <w:tcPr>
            <w:tcW w:w="1268" w:type="dxa"/>
          </w:tcPr>
          <w:p>
            <w:pPr>
              <w:jc w:val="right"/>
              <w:rPr>
                <w:rFonts w:ascii="Times New Roman" w:hAnsi="Times New Roman" w:cs="Times New Roman"/>
                <w:sz w:val="22"/>
                <w:szCs w:val="22"/>
              </w:rPr>
            </w:pPr>
            <w:r>
              <w:rPr>
                <w:rFonts w:ascii="Times New Roman" w:hAnsi="Times New Roman" w:cs="Times New Roman"/>
                <w:sz w:val="22"/>
                <w:szCs w:val="22"/>
              </w:rPr>
              <w:t>20.0</w:t>
            </w:r>
          </w:p>
        </w:tc>
        <w:tc>
          <w:tcPr>
            <w:tcW w:w="1268" w:type="dxa"/>
          </w:tcPr>
          <w:p>
            <w:pPr>
              <w:jc w:val="right"/>
              <w:rPr>
                <w:rFonts w:ascii="Times New Roman" w:hAnsi="Times New Roman" w:cs="Times New Roman"/>
                <w:sz w:val="22"/>
                <w:szCs w:val="22"/>
              </w:rPr>
            </w:pPr>
            <w:r>
              <w:rPr>
                <w:rFonts w:ascii="Times New Roman" w:hAnsi="Times New Roman" w:cs="Times New Roman"/>
                <w:sz w:val="22"/>
                <w:szCs w:val="22"/>
              </w:rPr>
              <w:t>34.5</w:t>
            </w:r>
          </w:p>
        </w:tc>
        <w:tc>
          <w:tcPr>
            <w:tcW w:w="1371" w:type="dxa"/>
          </w:tcPr>
          <w:p>
            <w:pPr>
              <w:jc w:val="right"/>
              <w:rPr>
                <w:rFonts w:ascii="Times New Roman" w:hAnsi="Times New Roman" w:cs="Times New Roman"/>
                <w:sz w:val="22"/>
                <w:szCs w:val="22"/>
              </w:rPr>
            </w:pPr>
            <w:r>
              <w:rPr>
                <w:rFonts w:ascii="Times New Roman" w:hAnsi="Times New Roman" w:cs="Times New Roman"/>
                <w:sz w:val="22"/>
                <w:szCs w:val="22"/>
              </w:rPr>
              <w:t>21.7</w:t>
            </w:r>
          </w:p>
        </w:tc>
        <w:tc>
          <w:tcPr>
            <w:tcW w:w="1129" w:type="dxa"/>
          </w:tcPr>
          <w:p>
            <w:pPr>
              <w:jc w:val="right"/>
              <w:rPr>
                <w:rFonts w:ascii="Times New Roman" w:hAnsi="Times New Roman" w:cs="Times New Roman"/>
                <w:sz w:val="22"/>
                <w:szCs w:val="22"/>
              </w:rPr>
            </w:pPr>
            <w:r>
              <w:rPr>
                <w:rFonts w:ascii="Times New Roman" w:hAnsi="Times New Roman" w:cs="Times New Roman"/>
                <w:sz w:val="22"/>
                <w:szCs w:val="22"/>
              </w:rPr>
              <w:t>23.2</w:t>
            </w:r>
          </w:p>
        </w:tc>
        <w:tc>
          <w:tcPr>
            <w:tcW w:w="1330" w:type="dxa"/>
          </w:tcPr>
          <w:p>
            <w:pPr>
              <w:jc w:val="right"/>
              <w:rPr>
                <w:rFonts w:ascii="Times New Roman" w:hAnsi="Times New Roman" w:cs="Times New Roman"/>
                <w:sz w:val="22"/>
                <w:szCs w:val="22"/>
              </w:rPr>
            </w:pPr>
            <w:r>
              <w:rPr>
                <w:rFonts w:ascii="Times New Roman" w:hAnsi="Times New Roman" w:cs="Times New Roman"/>
                <w:sz w:val="22"/>
                <w:szCs w:val="22"/>
              </w:rPr>
              <w:t>26.6</w:t>
            </w:r>
          </w:p>
        </w:tc>
        <w:tc>
          <w:tcPr>
            <w:tcW w:w="681" w:type="dxa"/>
          </w:tcPr>
          <w:p>
            <w:pPr>
              <w:jc w:val="right"/>
              <w:rPr>
                <w:rFonts w:ascii="Times New Roman" w:hAnsi="Times New Roman" w:cs="Times New Roman"/>
                <w:sz w:val="22"/>
                <w:szCs w:val="22"/>
              </w:rPr>
            </w:pPr>
            <w:r>
              <w:rPr>
                <w:rFonts w:ascii="Times New Roman" w:hAnsi="Times New Roman" w:cs="Times New Roman"/>
                <w:sz w:val="22"/>
                <w:szCs w:val="22"/>
              </w:rPr>
              <w:t>24.6</w:t>
            </w:r>
          </w:p>
        </w:tc>
      </w:tr>
      <w:tr>
        <w:tc>
          <w:tcPr>
            <w:tcW w:w="1243" w:type="dxa"/>
          </w:tcPr>
          <w:p>
            <w:pPr>
              <w:rPr>
                <w:rFonts w:ascii="Times New Roman" w:hAnsi="Times New Roman" w:cs="Times New Roman"/>
                <w:sz w:val="22"/>
                <w:szCs w:val="22"/>
              </w:rPr>
            </w:pPr>
            <w:r>
              <w:rPr>
                <w:rFonts w:ascii="Times New Roman" w:hAnsi="Times New Roman" w:cs="Times New Roman"/>
                <w:sz w:val="22"/>
                <w:szCs w:val="22"/>
              </w:rPr>
              <w:t>LoHi</w:t>
            </w:r>
          </w:p>
        </w:tc>
        <w:tc>
          <w:tcPr>
            <w:tcW w:w="1268" w:type="dxa"/>
          </w:tcPr>
          <w:p>
            <w:pPr>
              <w:jc w:val="right"/>
              <w:rPr>
                <w:rFonts w:ascii="Times New Roman" w:hAnsi="Times New Roman" w:cs="Times New Roman"/>
                <w:sz w:val="22"/>
                <w:szCs w:val="22"/>
              </w:rPr>
            </w:pPr>
            <w:r>
              <w:rPr>
                <w:rFonts w:ascii="Times New Roman" w:hAnsi="Times New Roman" w:cs="Times New Roman"/>
                <w:sz w:val="22"/>
                <w:szCs w:val="22"/>
              </w:rPr>
              <w:t>27.3</w:t>
            </w:r>
          </w:p>
        </w:tc>
        <w:tc>
          <w:tcPr>
            <w:tcW w:w="1268" w:type="dxa"/>
          </w:tcPr>
          <w:p>
            <w:pPr>
              <w:jc w:val="right"/>
              <w:rPr>
                <w:rFonts w:ascii="Times New Roman" w:hAnsi="Times New Roman" w:cs="Times New Roman"/>
                <w:sz w:val="22"/>
                <w:szCs w:val="22"/>
              </w:rPr>
            </w:pPr>
            <w:r>
              <w:rPr>
                <w:rFonts w:ascii="Times New Roman" w:hAnsi="Times New Roman" w:cs="Times New Roman"/>
                <w:sz w:val="22"/>
                <w:szCs w:val="22"/>
              </w:rPr>
              <w:t>16.2</w:t>
            </w:r>
          </w:p>
        </w:tc>
        <w:tc>
          <w:tcPr>
            <w:tcW w:w="1371" w:type="dxa"/>
          </w:tcPr>
          <w:p>
            <w:pPr>
              <w:jc w:val="right"/>
              <w:rPr>
                <w:rFonts w:ascii="Times New Roman" w:hAnsi="Times New Roman" w:cs="Times New Roman"/>
                <w:sz w:val="22"/>
                <w:szCs w:val="22"/>
              </w:rPr>
            </w:pPr>
            <w:r>
              <w:rPr>
                <w:rFonts w:ascii="Times New Roman" w:hAnsi="Times New Roman" w:cs="Times New Roman"/>
                <w:sz w:val="22"/>
                <w:szCs w:val="22"/>
              </w:rPr>
              <w:t>17.5</w:t>
            </w:r>
          </w:p>
        </w:tc>
        <w:tc>
          <w:tcPr>
            <w:tcW w:w="1129" w:type="dxa"/>
          </w:tcPr>
          <w:p>
            <w:pPr>
              <w:jc w:val="right"/>
              <w:rPr>
                <w:rFonts w:ascii="Times New Roman" w:hAnsi="Times New Roman" w:cs="Times New Roman"/>
                <w:sz w:val="22"/>
                <w:szCs w:val="22"/>
              </w:rPr>
            </w:pPr>
            <w:r>
              <w:rPr>
                <w:rFonts w:ascii="Times New Roman" w:hAnsi="Times New Roman" w:cs="Times New Roman"/>
                <w:sz w:val="22"/>
                <w:szCs w:val="22"/>
              </w:rPr>
              <w:t>14.9</w:t>
            </w:r>
          </w:p>
        </w:tc>
        <w:tc>
          <w:tcPr>
            <w:tcW w:w="1330" w:type="dxa"/>
          </w:tcPr>
          <w:p>
            <w:pPr>
              <w:jc w:val="right"/>
              <w:rPr>
                <w:rFonts w:ascii="Times New Roman" w:hAnsi="Times New Roman" w:cs="Times New Roman"/>
                <w:sz w:val="22"/>
                <w:szCs w:val="22"/>
              </w:rPr>
            </w:pPr>
            <w:r>
              <w:rPr>
                <w:rFonts w:ascii="Times New Roman" w:hAnsi="Times New Roman" w:cs="Times New Roman"/>
                <w:sz w:val="22"/>
                <w:szCs w:val="22"/>
              </w:rPr>
              <w:t>16.8</w:t>
            </w:r>
          </w:p>
        </w:tc>
        <w:tc>
          <w:tcPr>
            <w:tcW w:w="681" w:type="dxa"/>
          </w:tcPr>
          <w:p>
            <w:pPr>
              <w:jc w:val="right"/>
              <w:rPr>
                <w:rFonts w:ascii="Times New Roman" w:hAnsi="Times New Roman" w:cs="Times New Roman"/>
                <w:sz w:val="22"/>
                <w:szCs w:val="22"/>
              </w:rPr>
            </w:pPr>
            <w:r>
              <w:rPr>
                <w:rFonts w:ascii="Times New Roman" w:hAnsi="Times New Roman" w:cs="Times New Roman"/>
                <w:sz w:val="22"/>
                <w:szCs w:val="22"/>
              </w:rPr>
              <w:t>16.4</w:t>
            </w:r>
          </w:p>
        </w:tc>
      </w:tr>
      <w:tr>
        <w:tc>
          <w:tcPr>
            <w:tcW w:w="1243" w:type="dxa"/>
          </w:tcPr>
          <w:p>
            <w:pPr>
              <w:rPr>
                <w:rFonts w:ascii="Times New Roman" w:hAnsi="Times New Roman" w:cs="Times New Roman"/>
                <w:sz w:val="22"/>
                <w:szCs w:val="22"/>
              </w:rPr>
            </w:pPr>
            <w:r>
              <w:rPr>
                <w:rFonts w:ascii="Times New Roman" w:hAnsi="Times New Roman" w:cs="Times New Roman"/>
                <w:sz w:val="22"/>
                <w:szCs w:val="22"/>
              </w:rPr>
              <w:t>HiLo</w:t>
            </w:r>
          </w:p>
        </w:tc>
        <w:tc>
          <w:tcPr>
            <w:tcW w:w="1268" w:type="dxa"/>
          </w:tcPr>
          <w:p>
            <w:pPr>
              <w:jc w:val="right"/>
              <w:rPr>
                <w:rFonts w:ascii="Times New Roman" w:hAnsi="Times New Roman" w:cs="Times New Roman"/>
                <w:sz w:val="22"/>
                <w:szCs w:val="22"/>
              </w:rPr>
            </w:pPr>
            <w:r>
              <w:rPr>
                <w:rFonts w:ascii="Times New Roman" w:hAnsi="Times New Roman" w:cs="Times New Roman"/>
                <w:sz w:val="22"/>
                <w:szCs w:val="22"/>
              </w:rPr>
              <w:t>27.9</w:t>
            </w:r>
          </w:p>
        </w:tc>
        <w:tc>
          <w:tcPr>
            <w:tcW w:w="1268" w:type="dxa"/>
          </w:tcPr>
          <w:p>
            <w:pPr>
              <w:jc w:val="right"/>
              <w:rPr>
                <w:rFonts w:ascii="Times New Roman" w:hAnsi="Times New Roman" w:cs="Times New Roman"/>
                <w:sz w:val="22"/>
                <w:szCs w:val="22"/>
              </w:rPr>
            </w:pPr>
            <w:r>
              <w:rPr>
                <w:rFonts w:ascii="Times New Roman" w:hAnsi="Times New Roman" w:cs="Times New Roman"/>
                <w:sz w:val="22"/>
                <w:szCs w:val="22"/>
              </w:rPr>
              <w:t>32.1</w:t>
            </w:r>
          </w:p>
        </w:tc>
        <w:tc>
          <w:tcPr>
            <w:tcW w:w="1371" w:type="dxa"/>
          </w:tcPr>
          <w:p>
            <w:pPr>
              <w:jc w:val="right"/>
              <w:rPr>
                <w:rFonts w:ascii="Times New Roman" w:hAnsi="Times New Roman" w:cs="Times New Roman"/>
                <w:sz w:val="22"/>
                <w:szCs w:val="22"/>
              </w:rPr>
            </w:pPr>
            <w:r>
              <w:rPr>
                <w:rFonts w:ascii="Times New Roman" w:hAnsi="Times New Roman" w:cs="Times New Roman"/>
                <w:sz w:val="22"/>
                <w:szCs w:val="22"/>
              </w:rPr>
              <w:t>40.9</w:t>
            </w:r>
          </w:p>
        </w:tc>
        <w:tc>
          <w:tcPr>
            <w:tcW w:w="1129" w:type="dxa"/>
          </w:tcPr>
          <w:p>
            <w:pPr>
              <w:jc w:val="right"/>
              <w:rPr>
                <w:rFonts w:ascii="Times New Roman" w:hAnsi="Times New Roman" w:cs="Times New Roman"/>
                <w:sz w:val="22"/>
                <w:szCs w:val="22"/>
              </w:rPr>
            </w:pPr>
            <w:r>
              <w:rPr>
                <w:rFonts w:ascii="Times New Roman" w:hAnsi="Times New Roman" w:cs="Times New Roman"/>
                <w:sz w:val="22"/>
                <w:szCs w:val="22"/>
              </w:rPr>
              <w:t>28.6</w:t>
            </w:r>
          </w:p>
        </w:tc>
        <w:tc>
          <w:tcPr>
            <w:tcW w:w="1330" w:type="dxa"/>
          </w:tcPr>
          <w:p>
            <w:pPr>
              <w:jc w:val="right"/>
              <w:rPr>
                <w:rFonts w:ascii="Times New Roman" w:hAnsi="Times New Roman" w:cs="Times New Roman"/>
                <w:sz w:val="22"/>
                <w:szCs w:val="22"/>
              </w:rPr>
            </w:pPr>
            <w:r>
              <w:rPr>
                <w:rFonts w:ascii="Times New Roman" w:hAnsi="Times New Roman" w:cs="Times New Roman"/>
                <w:sz w:val="22"/>
                <w:szCs w:val="22"/>
              </w:rPr>
              <w:t>28.3</w:t>
            </w:r>
          </w:p>
        </w:tc>
        <w:tc>
          <w:tcPr>
            <w:tcW w:w="681" w:type="dxa"/>
          </w:tcPr>
          <w:p>
            <w:pPr>
              <w:jc w:val="right"/>
              <w:rPr>
                <w:rFonts w:ascii="Times New Roman" w:hAnsi="Times New Roman" w:cs="Times New Roman"/>
                <w:sz w:val="22"/>
                <w:szCs w:val="22"/>
              </w:rPr>
            </w:pPr>
            <w:r>
              <w:rPr>
                <w:rFonts w:ascii="Times New Roman" w:hAnsi="Times New Roman" w:cs="Times New Roman"/>
                <w:sz w:val="22"/>
                <w:szCs w:val="22"/>
              </w:rPr>
              <w:t>30.9</w:t>
            </w:r>
          </w:p>
        </w:tc>
      </w:tr>
      <w:tr>
        <w:tc>
          <w:tcPr>
            <w:tcW w:w="1243" w:type="dxa"/>
          </w:tcPr>
          <w:p>
            <w:pPr>
              <w:rPr>
                <w:rFonts w:ascii="Times New Roman" w:hAnsi="Times New Roman" w:cs="Times New Roman"/>
                <w:sz w:val="22"/>
                <w:szCs w:val="22"/>
              </w:rPr>
            </w:pPr>
            <w:r>
              <w:rPr>
                <w:rFonts w:ascii="Times New Roman" w:hAnsi="Times New Roman" w:cs="Times New Roman"/>
                <w:sz w:val="22"/>
                <w:szCs w:val="22"/>
              </w:rPr>
              <w:t>HiHi</w:t>
            </w:r>
          </w:p>
        </w:tc>
        <w:tc>
          <w:tcPr>
            <w:tcW w:w="1268" w:type="dxa"/>
          </w:tcPr>
          <w:p>
            <w:pPr>
              <w:jc w:val="right"/>
              <w:rPr>
                <w:rFonts w:ascii="Times New Roman" w:hAnsi="Times New Roman" w:cs="Times New Roman"/>
                <w:sz w:val="22"/>
                <w:szCs w:val="22"/>
              </w:rPr>
            </w:pPr>
            <w:r>
              <w:rPr>
                <w:rFonts w:ascii="Times New Roman" w:hAnsi="Times New Roman" w:cs="Times New Roman"/>
                <w:sz w:val="22"/>
                <w:szCs w:val="22"/>
              </w:rPr>
              <w:t>24.8</w:t>
            </w:r>
          </w:p>
        </w:tc>
        <w:tc>
          <w:tcPr>
            <w:tcW w:w="1268" w:type="dxa"/>
          </w:tcPr>
          <w:p>
            <w:pPr>
              <w:jc w:val="right"/>
              <w:rPr>
                <w:rFonts w:ascii="Times New Roman" w:hAnsi="Times New Roman" w:cs="Times New Roman"/>
                <w:sz w:val="22"/>
                <w:szCs w:val="22"/>
              </w:rPr>
            </w:pPr>
            <w:r>
              <w:rPr>
                <w:rFonts w:ascii="Times New Roman" w:hAnsi="Times New Roman" w:cs="Times New Roman"/>
                <w:sz w:val="22"/>
                <w:szCs w:val="22"/>
              </w:rPr>
              <w:t>20.2</w:t>
            </w:r>
          </w:p>
        </w:tc>
        <w:tc>
          <w:tcPr>
            <w:tcW w:w="1371" w:type="dxa"/>
          </w:tcPr>
          <w:p>
            <w:pPr>
              <w:jc w:val="right"/>
              <w:rPr>
                <w:rFonts w:ascii="Times New Roman" w:hAnsi="Times New Roman" w:cs="Times New Roman"/>
                <w:sz w:val="22"/>
                <w:szCs w:val="22"/>
              </w:rPr>
            </w:pPr>
            <w:r>
              <w:rPr>
                <w:rFonts w:ascii="Times New Roman" w:hAnsi="Times New Roman" w:cs="Times New Roman"/>
                <w:sz w:val="22"/>
                <w:szCs w:val="22"/>
              </w:rPr>
              <w:t>19.9</w:t>
            </w:r>
          </w:p>
        </w:tc>
        <w:tc>
          <w:tcPr>
            <w:tcW w:w="1129" w:type="dxa"/>
          </w:tcPr>
          <w:p>
            <w:pPr>
              <w:jc w:val="right"/>
              <w:rPr>
                <w:rFonts w:ascii="Times New Roman" w:hAnsi="Times New Roman" w:cs="Times New Roman"/>
                <w:sz w:val="22"/>
                <w:szCs w:val="22"/>
              </w:rPr>
            </w:pPr>
            <w:r>
              <w:rPr>
                <w:rFonts w:ascii="Times New Roman" w:hAnsi="Times New Roman" w:cs="Times New Roman"/>
                <w:sz w:val="22"/>
                <w:szCs w:val="22"/>
              </w:rPr>
              <w:t>33.2</w:t>
            </w:r>
          </w:p>
        </w:tc>
        <w:tc>
          <w:tcPr>
            <w:tcW w:w="1330" w:type="dxa"/>
          </w:tcPr>
          <w:p>
            <w:pPr>
              <w:jc w:val="right"/>
              <w:rPr>
                <w:rFonts w:ascii="Times New Roman" w:hAnsi="Times New Roman" w:cs="Times New Roman"/>
                <w:sz w:val="22"/>
                <w:szCs w:val="22"/>
              </w:rPr>
            </w:pPr>
            <w:r>
              <w:rPr>
                <w:rFonts w:ascii="Times New Roman" w:hAnsi="Times New Roman" w:cs="Times New Roman"/>
                <w:sz w:val="22"/>
                <w:szCs w:val="22"/>
              </w:rPr>
              <w:t>28.2</w:t>
            </w:r>
          </w:p>
        </w:tc>
        <w:tc>
          <w:tcPr>
            <w:tcW w:w="681" w:type="dxa"/>
          </w:tcPr>
          <w:p>
            <w:pPr>
              <w:jc w:val="right"/>
              <w:rPr>
                <w:rFonts w:ascii="Times New Roman" w:hAnsi="Times New Roman" w:cs="Times New Roman"/>
                <w:sz w:val="22"/>
                <w:szCs w:val="22"/>
              </w:rPr>
            </w:pPr>
            <w:r>
              <w:rPr>
                <w:rFonts w:ascii="Times New Roman" w:hAnsi="Times New Roman" w:cs="Times New Roman"/>
                <w:sz w:val="22"/>
                <w:szCs w:val="22"/>
              </w:rPr>
              <w:t>28.0</w:t>
            </w:r>
          </w:p>
        </w:tc>
      </w:tr>
      <w:tr>
        <w:tc>
          <w:tcPr>
            <w:tcW w:w="1243" w:type="dxa"/>
          </w:tcPr>
          <w:p>
            <w:pPr>
              <w:rPr>
                <w:rFonts w:ascii="Times New Roman" w:hAnsi="Times New Roman" w:cs="Times New Roman"/>
                <w:sz w:val="22"/>
                <w:szCs w:val="22"/>
              </w:rPr>
            </w:pPr>
            <w:r>
              <w:rPr>
                <w:rFonts w:ascii="Times New Roman" w:hAnsi="Times New Roman" w:cs="Times New Roman"/>
                <w:sz w:val="22"/>
                <w:szCs w:val="22"/>
              </w:rPr>
              <w:t>Total</w:t>
            </w:r>
          </w:p>
        </w:tc>
        <w:tc>
          <w:tcPr>
            <w:tcW w:w="1268" w:type="dxa"/>
          </w:tcPr>
          <w:p>
            <w:pPr>
              <w:jc w:val="right"/>
              <w:rPr>
                <w:rFonts w:ascii="Times New Roman" w:hAnsi="Times New Roman" w:cs="Times New Roman"/>
                <w:sz w:val="22"/>
                <w:szCs w:val="22"/>
              </w:rPr>
            </w:pPr>
            <w:r>
              <w:rPr>
                <w:rFonts w:ascii="Times New Roman" w:hAnsi="Times New Roman" w:cs="Times New Roman"/>
                <w:sz w:val="22"/>
                <w:szCs w:val="22"/>
              </w:rPr>
              <w:t>100</w:t>
            </w:r>
          </w:p>
        </w:tc>
        <w:tc>
          <w:tcPr>
            <w:tcW w:w="1268" w:type="dxa"/>
          </w:tcPr>
          <w:p>
            <w:pPr>
              <w:jc w:val="right"/>
              <w:rPr>
                <w:rFonts w:ascii="Times New Roman" w:hAnsi="Times New Roman" w:cs="Times New Roman"/>
                <w:sz w:val="22"/>
                <w:szCs w:val="22"/>
              </w:rPr>
            </w:pPr>
            <w:r>
              <w:rPr>
                <w:rFonts w:ascii="Times New Roman" w:hAnsi="Times New Roman" w:cs="Times New Roman"/>
                <w:sz w:val="22"/>
                <w:szCs w:val="22"/>
              </w:rPr>
              <w:t>100</w:t>
            </w:r>
          </w:p>
        </w:tc>
        <w:tc>
          <w:tcPr>
            <w:tcW w:w="1371" w:type="dxa"/>
          </w:tcPr>
          <w:p>
            <w:pPr>
              <w:jc w:val="right"/>
              <w:rPr>
                <w:rFonts w:ascii="Times New Roman" w:hAnsi="Times New Roman" w:cs="Times New Roman"/>
                <w:sz w:val="22"/>
                <w:szCs w:val="22"/>
              </w:rPr>
            </w:pPr>
            <w:r>
              <w:rPr>
                <w:rFonts w:ascii="Times New Roman" w:hAnsi="Times New Roman" w:cs="Times New Roman"/>
                <w:sz w:val="22"/>
                <w:szCs w:val="22"/>
              </w:rPr>
              <w:t>100</w:t>
            </w:r>
          </w:p>
        </w:tc>
        <w:tc>
          <w:tcPr>
            <w:tcW w:w="1129" w:type="dxa"/>
          </w:tcPr>
          <w:p>
            <w:pPr>
              <w:jc w:val="right"/>
              <w:rPr>
                <w:rFonts w:ascii="Times New Roman" w:hAnsi="Times New Roman" w:cs="Times New Roman"/>
                <w:sz w:val="22"/>
                <w:szCs w:val="22"/>
              </w:rPr>
            </w:pPr>
            <w:r>
              <w:rPr>
                <w:rFonts w:ascii="Times New Roman" w:hAnsi="Times New Roman" w:cs="Times New Roman"/>
                <w:sz w:val="22"/>
                <w:szCs w:val="22"/>
              </w:rPr>
              <w:t>100</w:t>
            </w:r>
          </w:p>
        </w:tc>
        <w:tc>
          <w:tcPr>
            <w:tcW w:w="1330" w:type="dxa"/>
          </w:tcPr>
          <w:p>
            <w:pPr>
              <w:jc w:val="right"/>
              <w:rPr>
                <w:rFonts w:ascii="Times New Roman" w:hAnsi="Times New Roman" w:cs="Times New Roman"/>
                <w:sz w:val="22"/>
                <w:szCs w:val="22"/>
              </w:rPr>
            </w:pPr>
            <w:r>
              <w:rPr>
                <w:rFonts w:ascii="Times New Roman" w:hAnsi="Times New Roman" w:cs="Times New Roman"/>
                <w:sz w:val="22"/>
                <w:szCs w:val="22"/>
              </w:rPr>
              <w:t>100</w:t>
            </w:r>
          </w:p>
        </w:tc>
        <w:tc>
          <w:tcPr>
            <w:tcW w:w="681" w:type="dxa"/>
          </w:tcPr>
          <w:p>
            <w:pPr>
              <w:jc w:val="right"/>
              <w:rPr>
                <w:rFonts w:ascii="Times New Roman" w:hAnsi="Times New Roman" w:cs="Times New Roman"/>
                <w:sz w:val="22"/>
                <w:szCs w:val="22"/>
              </w:rPr>
            </w:pPr>
            <w:r>
              <w:rPr>
                <w:rFonts w:ascii="Times New Roman" w:hAnsi="Times New Roman" w:cs="Times New Roman"/>
                <w:sz w:val="22"/>
                <w:szCs w:val="22"/>
              </w:rPr>
              <w:t>100</w:t>
            </w:r>
          </w:p>
        </w:tc>
      </w:tr>
    </w:tbl>
    <w:p>
      <w:pPr>
        <w:rPr>
          <w:rFonts w:ascii="Times New Roman" w:hAnsi="Times New Roman" w:cs="Times New Roman"/>
          <w:sz w:val="22"/>
          <w:szCs w:val="22"/>
        </w:rPr>
      </w:pPr>
      <w:r>
        <w:rPr>
          <w:rFonts w:ascii="Times New Roman" w:hAnsi="Times New Roman" w:cs="Times New Roman"/>
          <w:sz w:val="22"/>
          <w:szCs w:val="22"/>
        </w:rPr>
        <w:t>Note: Domains defined by agricultural potential and distance to market (4 hour threshold). Lo</w:t>
      </w:r>
      <w:ins w:id="254" w:author="Stanley Wood" w:date="2017-07-30T19:10:00Z">
        <w:r>
          <w:rPr>
            <w:rFonts w:ascii="Times New Roman" w:hAnsi="Times New Roman" w:cs="Times New Roman"/>
            <w:sz w:val="22"/>
            <w:szCs w:val="22"/>
          </w:rPr>
          <w:t>Hi</w:t>
        </w:r>
      </w:ins>
      <w:del w:id="255" w:author="Stanley Wood" w:date="2017-07-30T19:10:00Z">
        <w:r>
          <w:rPr>
            <w:rFonts w:ascii="Times New Roman" w:hAnsi="Times New Roman" w:cs="Times New Roman"/>
            <w:sz w:val="22"/>
            <w:szCs w:val="22"/>
          </w:rPr>
          <w:delText>Lo</w:delText>
        </w:r>
      </w:del>
      <w:r>
        <w:rPr>
          <w:rFonts w:ascii="Times New Roman" w:hAnsi="Times New Roman" w:cs="Times New Roman"/>
          <w:sz w:val="22"/>
          <w:szCs w:val="22"/>
        </w:rPr>
        <w:t xml:space="preserve"> means low agricultural potential and </w:t>
      </w:r>
      <w:ins w:id="256" w:author="Stanley Wood" w:date="2017-07-30T19:10:00Z">
        <w:r>
          <w:rPr>
            <w:rFonts w:ascii="Times New Roman" w:hAnsi="Times New Roman" w:cs="Times New Roman"/>
            <w:sz w:val="22"/>
            <w:szCs w:val="22"/>
          </w:rPr>
          <w:t xml:space="preserve">high </w:t>
        </w:r>
      </w:ins>
      <w:del w:id="257" w:author="Stanley Wood" w:date="2017-07-30T19:10:00Z">
        <w:r>
          <w:rPr>
            <w:rFonts w:ascii="Times New Roman" w:hAnsi="Times New Roman" w:cs="Times New Roman"/>
            <w:sz w:val="22"/>
            <w:szCs w:val="22"/>
          </w:rPr>
          <w:delText xml:space="preserve">low </w:delText>
        </w:r>
      </w:del>
      <w:r>
        <w:rPr>
          <w:rFonts w:ascii="Times New Roman" w:hAnsi="Times New Roman" w:cs="Times New Roman"/>
          <w:sz w:val="22"/>
          <w:szCs w:val="22"/>
        </w:rPr>
        <w:t xml:space="preserve">market access. </w:t>
      </w:r>
    </w:p>
    <w:p>
      <w:pPr>
        <w:rPr>
          <w:rFonts w:ascii="Times New Roman" w:hAnsi="Times New Roman" w:cs="Times New Roman"/>
          <w:sz w:val="22"/>
          <w:szCs w:val="22"/>
        </w:rPr>
      </w:pPr>
      <w:r>
        <w:rPr>
          <w:rFonts w:ascii="Times New Roman" w:hAnsi="Times New Roman" w:cs="Times New Roman"/>
          <w:sz w:val="22"/>
          <w:szCs w:val="22"/>
        </w:rPr>
        <w:t>Source:</w:t>
      </w:r>
      <w:ins w:id="258" w:author="Stanley Wood" w:date="2017-07-30T19:10:00Z">
        <w:r>
          <w:rPr>
            <w:rFonts w:ascii="Times New Roman" w:hAnsi="Times New Roman" w:cs="Times New Roman"/>
            <w:sz w:val="22"/>
            <w:szCs w:val="22"/>
          </w:rPr>
          <w:t xml:space="preserve"> Authors</w:t>
        </w:r>
      </w:ins>
      <w:ins w:id="259" w:author="Stanley Wood" w:date="2017-07-30T19:11:00Z">
        <w:r>
          <w:rPr>
            <w:rFonts w:ascii="Times New Roman" w:hAnsi="Times New Roman" w:cs="Times New Roman"/>
            <w:sz w:val="22"/>
            <w:szCs w:val="22"/>
          </w:rPr>
          <w:t>’ calculations</w:t>
        </w:r>
      </w:ins>
      <w:ins w:id="260" w:author="Stanley Wood" w:date="2017-07-30T19:10:00Z">
        <w:r>
          <w:rPr>
            <w:rFonts w:ascii="Times New Roman" w:hAnsi="Times New Roman" w:cs="Times New Roman"/>
            <w:sz w:val="22"/>
            <w:szCs w:val="22"/>
          </w:rPr>
          <w:t xml:space="preserve"> from </w:t>
        </w:r>
      </w:ins>
      <w:ins w:id="261" w:author="Stanley Wood" w:date="2017-07-30T19:13:00Z">
        <w:r>
          <w:rPr>
            <w:rFonts w:ascii="Times New Roman" w:hAnsi="Times New Roman" w:cs="Times New Roman"/>
            <w:sz w:val="22"/>
            <w:szCs w:val="22"/>
          </w:rPr>
          <w:t xml:space="preserve">NPS survey, </w:t>
        </w:r>
      </w:ins>
      <w:ins w:id="262" w:author="Stanley Wood" w:date="2017-07-30T19:14:00Z">
        <w:r>
          <w:rPr>
            <w:rFonts w:ascii="Times New Roman" w:hAnsi="Times New Roman" w:cs="Times New Roman"/>
            <w:sz w:val="22"/>
            <w:szCs w:val="22"/>
          </w:rPr>
          <w:t xml:space="preserve">AfSIS crop mask (2016) and HarvestChoice agricultural potential and market access </w:t>
        </w:r>
      </w:ins>
      <w:ins w:id="263" w:author="Stanley Wood" w:date="2017-07-30T19:15:00Z">
        <w:r>
          <w:rPr>
            <w:rFonts w:ascii="Times New Roman" w:hAnsi="Times New Roman" w:cs="Times New Roman"/>
            <w:sz w:val="22"/>
            <w:szCs w:val="22"/>
          </w:rPr>
          <w:t xml:space="preserve">geospatial </w:t>
        </w:r>
      </w:ins>
      <w:ins w:id="264" w:author="Stanley Wood" w:date="2017-07-30T19:14:00Z">
        <w:r>
          <w:rPr>
            <w:rFonts w:ascii="Times New Roman" w:hAnsi="Times New Roman" w:cs="Times New Roman"/>
            <w:sz w:val="22"/>
            <w:szCs w:val="22"/>
          </w:rPr>
          <w:t>variables (201</w:t>
        </w:r>
      </w:ins>
      <w:ins w:id="265" w:author="Stanley Wood" w:date="2017-07-30T19:15:00Z">
        <w:r>
          <w:rPr>
            <w:rFonts w:ascii="Times New Roman" w:hAnsi="Times New Roman" w:cs="Times New Roman"/>
            <w:sz w:val="22"/>
            <w:szCs w:val="22"/>
          </w:rPr>
          <w:t>5</w:t>
        </w:r>
      </w:ins>
      <w:ins w:id="266" w:author="Stanley Wood" w:date="2017-07-30T19:14:00Z">
        <w:r>
          <w:rPr>
            <w:rFonts w:ascii="Times New Roman" w:hAnsi="Times New Roman" w:cs="Times New Roman"/>
            <w:sz w:val="22"/>
            <w:szCs w:val="22"/>
          </w:rPr>
          <w:t>).</w:t>
        </w:r>
      </w:ins>
      <w:ins w:id="267" w:author="Stanley Wood" w:date="2017-07-30T19:13:00Z">
        <w:r>
          <w:rPr>
            <w:rFonts w:ascii="Times New Roman" w:hAnsi="Times New Roman" w:cs="Times New Roman"/>
            <w:sz w:val="22"/>
            <w:szCs w:val="22"/>
          </w:rPr>
          <w:t xml:space="preserve"> </w:t>
        </w:r>
      </w:ins>
    </w:p>
    <w:p>
      <w:pPr>
        <w:rPr>
          <w:rFonts w:ascii="Times New Roman" w:hAnsi="Times New Roman" w:cs="Times New Roman"/>
        </w:rPr>
      </w:pPr>
    </w:p>
    <w:p>
      <w:pPr/>
      <w:r>
        <w:tab/>
      </w:r>
    </w:p>
    <w:sectPr>
      <w:pgSz w:w="11900" w:h="16840"/>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dobe Caslon Pro"/>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panose1 w:val="02040503050406030204"/>
    <w:charset w:val="86"/>
    <w:family w:val="swiss"/>
    <w:pitch w:val="default"/>
    <w:sig w:usb0="E00002FF" w:usb1="400004FF" w:usb2="00000000" w:usb3="00000000" w:csb0="2000019F" w:csb1="00000000"/>
  </w:font>
  <w:font w:name="Calibri">
    <w:panose1 w:val="020F0502020204030204"/>
    <w:charset w:val="86"/>
    <w:family w:val="roman"/>
    <w:pitch w:val="default"/>
    <w:sig w:usb0="E00002FF" w:usb1="4000ACFF" w:usb2="00000001" w:usb3="00000000" w:csb0="2000019F" w:csb1="00000000"/>
  </w:font>
  <w:font w:name="Droid Sans Fallback">
    <w:panose1 w:val="020B0502000000000001"/>
    <w:charset w:val="86"/>
    <w:family w:val="auto"/>
    <w:pitch w:val="default"/>
    <w:sig w:usb0="910002FF" w:usb1="2BDFFCFB" w:usb2="00000036" w:usb3="00000000" w:csb0="203F01FF" w:csb1="D7FF0000"/>
  </w:font>
  <w:font w:name="Adobe Caslon Pro">
    <w:panose1 w:val="0205050205050A020403"/>
    <w:charset w:val="00"/>
    <w:family w:val="auto"/>
    <w:pitch w:val="default"/>
    <w:sig w:usb0="00000007" w:usb1="00000001" w:usb2="00000000" w:usb3="00000000" w:csb0="20000093" w:csb1="00000000"/>
  </w:font>
  <w:font w:name="+Body Asian">
    <w:altName w:val="Adobe Caslon Pro"/>
    <w:panose1 w:val="00000000000000000000"/>
    <w:charset w:val="00"/>
    <w:family w:val="auto"/>
    <w:pitch w:val="default"/>
    <w:sig w:usb0="00000000" w:usb1="00000000" w:usb2="00000000" w:usb3="00000000" w:csb0="00000000" w:csb1="00000000"/>
  </w:font>
  <w:font w:name="+Heading">
    <w:altName w:val="Adobe Caslon Pro"/>
    <w:panose1 w:val="00000000000000000000"/>
    <w:charset w:val="00"/>
    <w:family w:val="auto"/>
    <w:pitch w:val="default"/>
    <w:sig w:usb0="00000000" w:usb1="00000000" w:usb2="00000000" w:usb3="00000000" w:csb0="00000000" w:csb1="00000000"/>
  </w:font>
  <w:font w:name="+Body">
    <w:altName w:val="Adobe Caslon Pro"/>
    <w:panose1 w:val="00000000000000000000"/>
    <w:charset w:val="00"/>
    <w:family w:val="auto"/>
    <w:pitch w:val="default"/>
    <w:sig w:usb0="00000000" w:usb1="00000000" w:usb2="00000000" w:usb3="00000000" w:csb0="00000000" w:csb1="00000000"/>
  </w:font>
  <w:font w:name="Franklin Gothic Book">
    <w:altName w:val="Adobe Caslon Pro"/>
    <w:panose1 w:val="00000000000000000000"/>
    <w:charset w:val="00"/>
    <w:family w:val="auto"/>
    <w:pitch w:val="default"/>
    <w:sig w:usb0="00000000" w:usb1="00000000" w:usb2="00000000" w:usb3="00000000" w:csb0="00000000" w:csb1="00000000"/>
  </w:font>
  <w:font w:name="Candara">
    <w:panose1 w:val="020E0502030303020204"/>
    <w:charset w:val="00"/>
    <w:family w:val="auto"/>
    <w:pitch w:val="default"/>
    <w:sig w:usb0="A00002EF" w:usb1="4000A44B" w:usb2="00000000" w:usb3="00000000" w:csb0="2000019F" w:csb1="00000000"/>
  </w:font>
  <w:font w:name="华文楷体">
    <w:altName w:val="Droid Sans Fallback"/>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Georgia">
    <w:panose1 w:val="02040502050405020303"/>
    <w:charset w:val="00"/>
    <w:family w:val="auto"/>
    <w:pitch w:val="default"/>
    <w:sig w:usb0="00000287" w:usb1="00000000" w:usb2="00000000" w:usb3="00000000" w:csb0="2000009F" w:csb1="00000000"/>
  </w:font>
  <w:font w:name="方正舒体">
    <w:altName w:val="Adobe Caslon Pro"/>
    <w:panose1 w:val="00000000000000000000"/>
    <w:charset w:val="00"/>
    <w:family w:val="auto"/>
    <w:pitch w:val="default"/>
    <w:sig w:usb0="00000000" w:usb1="00000000" w:usb2="00000000" w:usb3="00000000" w:csb0="00000000" w:csb1="00000000"/>
  </w:font>
  <w:font w:name="Lucida Sans">
    <w:altName w:val="Adobe Caslon Pro"/>
    <w:panose1 w:val="00000000000000000000"/>
    <w:charset w:val="00"/>
    <w:family w:val="auto"/>
    <w:pitch w:val="default"/>
    <w:sig w:usb0="00000000" w:usb1="00000000" w:usb2="00000000" w:usb3="00000000" w:csb0="00000000" w:csb1="00000000"/>
  </w:font>
  <w:font w:name="Book Antiqua">
    <w:altName w:val="Adobe Caslon Pro"/>
    <w:panose1 w:val="00000000000000000000"/>
    <w:charset w:val="00"/>
    <w:family w:val="auto"/>
    <w:pitch w:val="default"/>
    <w:sig w:usb0="00000000" w:usb1="00000000" w:usb2="00000000" w:usb3="00000000" w:csb0="00000000" w:csb1="00000000"/>
  </w:font>
  <w:font w:name="华文行楷">
    <w:altName w:val="Droid Sans Fallback"/>
    <w:panose1 w:val="00000000000000000000"/>
    <w:charset w:val="00"/>
    <w:family w:val="auto"/>
    <w:pitch w:val="default"/>
    <w:sig w:usb0="00000000" w:usb1="00000000" w:usb2="00000000" w:usb3="00000000" w:csb0="00000000" w:csb1="00000000"/>
  </w:font>
  <w:font w:name="Lucida Sans Unicode">
    <w:altName w:val="Adobe Caslon Pro"/>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Rockwell">
    <w:altName w:val="Adobe Caslon Pro"/>
    <w:panose1 w:val="00000000000000000000"/>
    <w:charset w:val="00"/>
    <w:family w:val="auto"/>
    <w:pitch w:val="default"/>
    <w:sig w:usb0="00000000" w:usb1="00000000" w:usb2="00000000" w:usb3="00000000" w:csb0="00000000" w:csb1="00000000"/>
  </w:font>
  <w:font w:name="方正姚体">
    <w:altName w:val="Droid Sans Fallback"/>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Corbel">
    <w:panose1 w:val="020B0503020204020204"/>
    <w:charset w:val="00"/>
    <w:family w:val="auto"/>
    <w:pitch w:val="default"/>
    <w:sig w:usb0="A00002EF" w:usb1="4000A44B" w:usb2="00000000" w:usb3="00000000" w:csb0="2000019F" w:csb1="00000000"/>
  </w:font>
  <w:font w:name="Constantia">
    <w:altName w:val="Adobe Caslon Pro"/>
    <w:panose1 w:val="00000000000000000000"/>
    <w:charset w:val="00"/>
    <w:family w:val="auto"/>
    <w:pitch w:val="default"/>
    <w:sig w:usb0="00000000" w:usb1="00000000" w:usb2="00000000" w:usb3="00000000" w:csb0="00000000" w:csb1="00000000"/>
  </w:font>
  <w:font w:name="华文新魏">
    <w:altName w:val="Adobe Caslon Pro"/>
    <w:panose1 w:val="00000000000000000000"/>
    <w:charset w:val="00"/>
    <w:family w:val="auto"/>
    <w:pitch w:val="default"/>
    <w:sig w:usb0="00000000" w:usb1="00000000" w:usb2="00000000" w:usb3="00000000" w:csb0="00000000" w:csb1="00000000"/>
  </w:font>
  <w:font w:name="Gill Sans MT">
    <w:altName w:val="Adobe Caslon Pro"/>
    <w:panose1 w:val="00000000000000000000"/>
    <w:charset w:val="00"/>
    <w:family w:val="auto"/>
    <w:pitch w:val="default"/>
    <w:sig w:usb0="00000000" w:usb1="00000000" w:usb2="00000000" w:usb3="00000000" w:csb0="00000000" w:csb1="00000000"/>
  </w:font>
  <w:font w:name="华文中宋">
    <w:altName w:val="Droid Sans Fallback"/>
    <w:panose1 w:val="00000000000000000000"/>
    <w:charset w:val="00"/>
    <w:family w:val="auto"/>
    <w:pitch w:val="default"/>
    <w:sig w:usb0="00000000" w:usb1="00000000" w:usb2="00000000" w:usb3="00000000" w:csb0="00000000" w:csb1="00000000"/>
  </w:font>
  <w:font w:name="Tw Cen MT">
    <w:altName w:val="Adobe Caslon Pro"/>
    <w:panose1 w:val="00000000000000000000"/>
    <w:charset w:val="00"/>
    <w:family w:val="auto"/>
    <w:pitch w:val="default"/>
    <w:sig w:usb0="00000000" w:usb1="00000000" w:usb2="00000000" w:usb3="00000000" w:csb0="00000000" w:csb1="00000000"/>
  </w:font>
  <w:font w:name="华文仿宋">
    <w:altName w:val="Droid Sans Fallback"/>
    <w:panose1 w:val="00000000000000000000"/>
    <w:charset w:val="00"/>
    <w:family w:val="auto"/>
    <w:pitch w:val="default"/>
    <w:sig w:usb0="00000000" w:usb1="00000000" w:usb2="00000000" w:usb3="00000000" w:csb0="00000000" w:csb1="00000000"/>
  </w:font>
  <w:font w:name="Franklin Gothic Medium">
    <w:altName w:val="Adobe Caslon Pro"/>
    <w:panose1 w:val="00000000000000000000"/>
    <w:charset w:val="00"/>
    <w:family w:val="auto"/>
    <w:pitch w:val="default"/>
    <w:sig w:usb0="00000000" w:usb1="00000000" w:usb2="00000000" w:usb3="00000000" w:csb0="00000000" w:csb1="00000000"/>
  </w:font>
  <w:font w:name="Tahoma">
    <w:altName w:val="Verdana"/>
    <w:panose1 w:val="020B0604030504040204"/>
    <w:charset w:val="00"/>
    <w:family w:val="decorative"/>
    <w:pitch w:val="default"/>
    <w:sig w:usb0="00000000" w:usb1="00000000" w:usb2="00000029" w:usb3="00000000" w:csb0="000101FF" w:csb1="00000000"/>
  </w:font>
  <w:font w:name="Eras ITC">
    <w:altName w:val="Times New Roman"/>
    <w:panose1 w:val="00000000000000000000"/>
    <w:charset w:val="00"/>
    <w:family w:val="modern"/>
    <w:pitch w:val="default"/>
    <w:sig w:usb0="000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Serif">
    <w:altName w:val="Overpass"/>
    <w:panose1 w:val="00000000000000000000"/>
    <w:charset w:val="00"/>
    <w:family w:val="auto"/>
    <w:pitch w:val="default"/>
    <w:sig w:usb0="00000000" w:usb1="00000000" w:usb2="00000000" w:usb3="00000000" w:csb0="00000000" w:csb1="00000000"/>
  </w:font>
  <w:font w:name="Overpass">
    <w:panose1 w:val="00000500000000000000"/>
    <w:charset w:val="00"/>
    <w:family w:val="auto"/>
    <w:pitch w:val="default"/>
    <w:sig w:usb0="00000003" w:usb1="00000020" w:usb2="00000000" w:usb3="00000000" w:csb0="20000093" w:csb1="00000000"/>
  </w:font>
  <w:font w:name="Symbol">
    <w:altName w:val="Webdings"/>
    <w:panose1 w:val="02000500000000000000"/>
    <w:charset w:val="02"/>
    <w:family w:val="auto"/>
    <w:pitch w:val="default"/>
    <w:sig w:usb0="00000000" w:usb1="00000000" w:usb2="00010000" w:usb3="00000000" w:csb0="80000000" w:csb1="00000000"/>
  </w:font>
  <w:font w:name="DejaVa Sans">
    <w:altName w:val="Overpass"/>
    <w:panose1 w:val="00000000000000000000"/>
    <w:charset w:val="00"/>
    <w:family w:val="auto"/>
    <w:pitch w:val="default"/>
    <w:sig w:usb0="00000000" w:usb1="00000000" w:usb2="00000000" w:usb3="00000000" w:csb0="00000000" w:csb1="00000000"/>
  </w:font>
  <w:font w:name="M+ 1mn">
    <w:panose1 w:val="020B0609020204020204"/>
    <w:charset w:val="88"/>
    <w:family w:val="auto"/>
    <w:pitch w:val="default"/>
    <w:sig w:usb0="E00002BF" w:usb1="6A47FDEB" w:usb2="04000012" w:usb3="00000000" w:csb0="4012019F" w:csb1="DFD70000"/>
  </w:font>
  <w:font w:name="Liberation Mono">
    <w:panose1 w:val="02070409020205020404"/>
    <w:charset w:val="00"/>
    <w:family w:val="auto"/>
    <w:pitch w:val="default"/>
    <w:sig w:usb0="A00002AF" w:usb1="400078FB" w:usb2="00000000" w:usb3="00000000" w:csb0="6000009F" w:csb1="DFD70000"/>
  </w:font>
  <w:font w:name="Webdings">
    <w:panose1 w:val="05030102010509060703"/>
    <w:charset w:val="00"/>
    <w:family w:val="auto"/>
    <w:pitch w:val="default"/>
    <w:sig w:usb0="00000000" w:usb1="00000000" w:usb2="00000000" w:usb3="00000000" w:csb0="80000000" w:csb1="00000000"/>
  </w:font>
  <w:font w:name="+Heading Asian">
    <w:altName w:val="Overpass"/>
    <w:panose1 w:val="00000000000000000000"/>
    <w:charset w:val="00"/>
    <w:family w:val="auto"/>
    <w:pitch w:val="default"/>
    <w:sig w:usb0="00000000" w:usb1="00000000" w:usb2="00000000" w:usb3="00000000" w:csb0="00000000" w:csb1="00000000"/>
  </w:font>
  <w:font w:name="Monospace">
    <w:altName w:val="Overpass"/>
    <w:panose1 w:val="00000000000000000000"/>
    <w:charset w:val="00"/>
    <w:family w:val="auto"/>
    <w:pitch w:val="default"/>
    <w:sig w:usb0="00000000" w:usb1="00000000" w:usb2="00000000" w:usb3="00000000" w:csb0="00000000" w:csb1="00000000"/>
  </w:font>
  <w:font w:name="Roboto Condensed">
    <w:panose1 w:val="02000000000000000000"/>
    <w:charset w:val="00"/>
    <w:family w:val="auto"/>
    <w:pitch w:val="default"/>
    <w:sig w:usb0="E00002FF" w:usb1="5000205B" w:usb2="00000020" w:usb3="00000000" w:csb0="2000019F" w:csb1="00000000"/>
  </w:font>
  <w:font w:name="Liberation Sans Narrow">
    <w:panose1 w:val="020B0606020202030204"/>
    <w:charset w:val="00"/>
    <w:family w:val="auto"/>
    <w:pitch w:val="default"/>
    <w:sig w:usb0="A00002AF" w:usb1="500078FB" w:usb2="00000000" w:usb3="00000000" w:csb0="6000009F" w:csb1="DFD70000"/>
  </w:font>
  <w:font w:name="SimSun">
    <w:altName w:val="Droid Sans Fallback"/>
    <w:panose1 w:val="02010600030101010101"/>
    <w:charset w:val="86"/>
    <w:family w:val="auto"/>
    <w:pitch w:val="default"/>
    <w:sig w:usb0="00000000" w:usb1="00000000" w:usb2="00000010" w:usb3="00000000" w:csb0="00040001" w:csb1="00000000"/>
  </w:font>
  <w:font w:name="MS Mincho">
    <w:altName w:val="FreeSerif"/>
    <w:panose1 w:val="02020609040205080304"/>
    <w:charset w:val="4E"/>
    <w:family w:val="auto"/>
    <w:pitch w:val="default"/>
    <w:sig w:usb0="00000000" w:usb1="00000000" w:usb2="00000012" w:usb3="00000000" w:csb0="0002009F" w:csb1="00000000"/>
  </w:font>
  <w:font w:name="Segoe UI">
    <w:panose1 w:val="020B0502040204020203"/>
    <w:charset w:val="00"/>
    <w:family w:val="roman"/>
    <w:pitch w:val="default"/>
    <w:sig w:usb0="E10022FF" w:usb1="C000E47F" w:usb2="00000029" w:usb3="00000000" w:csb0="200001DF" w:csb1="20000000"/>
  </w:font>
  <w:font w:name="MS Gothic">
    <w:altName w:val="Droid Sans Fallback"/>
    <w:panose1 w:val="020B0609070205080204"/>
    <w:charset w:val="80"/>
    <w:family w:val="decorative"/>
    <w:pitch w:val="default"/>
    <w:sig w:usb0="00000000" w:usb1="00000000" w:usb2="08000012" w:usb3="00000000" w:csb0="0002009F" w:csb1="00000000"/>
  </w:font>
  <w:font w:name="ＭＳ 明朝">
    <w:altName w:val="Droid Sans Fallback"/>
    <w:panose1 w:val="00000000000000000000"/>
    <w:charset w:val="86"/>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3"/>
      </w:pPr>
      <w:ins w:id="0" w:author="Stanley Wood" w:date="2017-07-30T18:29:00Z">
        <w:r>
          <w:rPr>
            <w:rStyle w:val="5"/>
          </w:rPr>
          <w:footnoteRef/>
        </w:r>
      </w:ins>
      <w:ins w:id="1" w:author="Stanley Wood" w:date="2017-07-30T18:29:00Z">
        <w:r>
          <w:rPr/>
          <w:t xml:space="preserve"> Ethiopia and Tanzania surveys are national instances of the World Bank supported Living Standards Measu</w:t>
        </w:r>
      </w:ins>
      <w:ins w:id="2" w:author="Stanley Wood" w:date="2017-07-30T18:30:00Z">
        <w:r>
          <w:rPr/>
          <w:t>rement Study – Integrated Survey on Agriculture, LSMS-ISA</w:t>
        </w:r>
      </w:ins>
      <w:ins w:id="3" w:author="Stanley Wood" w:date="2017-07-30T18:31:00Z">
        <w:r>
          <w:rPr/>
          <w:t>.</w:t>
        </w:r>
      </w:ins>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trackRevision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D2D"/>
    <w:rsid w:val="0001343C"/>
    <w:rsid w:val="00037D2D"/>
    <w:rsid w:val="0020768C"/>
    <w:rsid w:val="00317A29"/>
    <w:rsid w:val="003724E3"/>
    <w:rsid w:val="00372ED7"/>
    <w:rsid w:val="00470B4B"/>
    <w:rsid w:val="00606DAF"/>
    <w:rsid w:val="0080788F"/>
    <w:rsid w:val="00B026F2"/>
    <w:rsid w:val="00DA7CD2"/>
    <w:rsid w:val="3EFB01AE"/>
    <w:rsid w:val="5FE67061"/>
    <w:rsid w:val="6F7B3F72"/>
    <w:rsid w:val="EFDF5B63"/>
    <w:rsid w:val="F5F7BF98"/>
  </w:rsids>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semiHidden="0"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character" w:default="1" w:styleId="4">
    <w:name w:val="Default Paragraph Font"/>
    <w:unhideWhenUsed/>
    <w:uiPriority w:val="1"/>
  </w:style>
  <w:style w:type="table" w:default="1" w:styleId="8">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1"/>
    <w:unhideWhenUsed/>
    <w:uiPriority w:val="99"/>
    <w:rPr>
      <w:rFonts w:ascii="Segoe UI" w:hAnsi="Segoe UI" w:cs="Segoe UI"/>
      <w:sz w:val="18"/>
      <w:szCs w:val="18"/>
    </w:rPr>
  </w:style>
  <w:style w:type="paragraph" w:styleId="3">
    <w:name w:val="footnote text"/>
    <w:basedOn w:val="1"/>
    <w:link w:val="10"/>
    <w:unhideWhenUsed/>
    <w:uiPriority w:val="99"/>
    <w:rPr>
      <w:sz w:val="20"/>
      <w:szCs w:val="20"/>
    </w:rPr>
  </w:style>
  <w:style w:type="character" w:styleId="5">
    <w:name w:val="footnote reference"/>
    <w:basedOn w:val="4"/>
    <w:unhideWhenUsed/>
    <w:uiPriority w:val="99"/>
    <w:rPr>
      <w:vertAlign w:val="superscript"/>
    </w:rPr>
  </w:style>
  <w:style w:type="character" w:styleId="6">
    <w:name w:val="Hyperlink"/>
    <w:basedOn w:val="7"/>
    <w:unhideWhenUsed/>
    <w:uiPriority w:val="99"/>
    <w:rPr>
      <w:rFonts w:eastAsia="Cambria"/>
      <w:color w:val="4F81BD" w:themeColor="accent1"/>
      <w:sz w:val="19"/>
      <w14:textFill>
        <w14:solidFill>
          <w14:schemeClr w14:val="accent1"/>
        </w14:solidFill>
      </w14:textFill>
    </w:rPr>
  </w:style>
  <w:style w:type="character" w:customStyle="1" w:styleId="7">
    <w:name w:val="Body Text Char"/>
    <w:basedOn w:val="4"/>
    <w:qFormat/>
    <w:uiPriority w:val="0"/>
    <w:rPr>
      <w:rFonts w:asciiTheme="minorAscii" w:hAnsiTheme="minorAscii"/>
    </w:rPr>
  </w:style>
  <w:style w:type="table" w:styleId="9">
    <w:name w:val="Table Grid"/>
    <w:basedOn w:val="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Footnote Text Char"/>
    <w:basedOn w:val="4"/>
    <w:link w:val="3"/>
    <w:semiHidden/>
    <w:uiPriority w:val="99"/>
    <w:rPr>
      <w:sz w:val="20"/>
      <w:szCs w:val="20"/>
    </w:rPr>
  </w:style>
  <w:style w:type="character" w:customStyle="1" w:styleId="11">
    <w:name w:val="Balloon Text Char"/>
    <w:basedOn w:val="4"/>
    <w:link w:val="2"/>
    <w:semiHidden/>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5C616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1578</Words>
  <Characters>8998</Characters>
  <Lines>74</Lines>
  <Paragraphs>21</Paragraphs>
  <TotalTime>0</TotalTime>
  <ScaleCrop>false</ScaleCrop>
  <LinksUpToDate>false</LinksUpToDate>
  <CharactersWithSpaces>10555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2017-07-30T16:16:00Z</dcterms:created>
  <dc:creator>Peter Hazell</dc:creator>
  <cp:lastModifiedBy>BACOU, Melanie</cp:lastModifiedBy>
  <dcterms:modified xsi:type="dcterms:W3CDTF">2017-07-31T00:00:29Z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